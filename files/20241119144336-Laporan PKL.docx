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6.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1F764" w14:textId="386742D7" w:rsidR="00E22B1F" w:rsidRDefault="00BC4D14" w:rsidP="00E22B1F">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softHyphen/>
      </w:r>
      <w:r>
        <w:rPr>
          <w:rFonts w:ascii="Times New Roman" w:hAnsi="Times New Roman" w:cs="Times New Roman"/>
          <w:b/>
          <w:sz w:val="32"/>
          <w:szCs w:val="32"/>
        </w:rPr>
        <w:softHyphen/>
      </w:r>
      <w:r>
        <w:rPr>
          <w:rFonts w:ascii="Times New Roman" w:hAnsi="Times New Roman" w:cs="Times New Roman"/>
          <w:b/>
          <w:sz w:val="32"/>
          <w:szCs w:val="32"/>
        </w:rPr>
        <w:softHyphen/>
      </w:r>
      <w:r w:rsidR="00E22B1F">
        <w:rPr>
          <w:rFonts w:ascii="Times New Roman" w:hAnsi="Times New Roman" w:cs="Times New Roman"/>
          <w:b/>
          <w:sz w:val="32"/>
          <w:szCs w:val="32"/>
        </w:rPr>
        <w:t>LAPORAN</w:t>
      </w:r>
    </w:p>
    <w:p w14:paraId="4B9C998F" w14:textId="77777777" w:rsidR="00E22B1F" w:rsidRDefault="00E22B1F" w:rsidP="00E22B1F">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PRAKTIK KERJA LAPANGAN (PKL)</w:t>
      </w:r>
    </w:p>
    <w:p w14:paraId="51BBE1CF" w14:textId="77777777" w:rsidR="00E22B1F" w:rsidRDefault="00E22B1F" w:rsidP="00E22B1F">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DI</w:t>
      </w:r>
    </w:p>
    <w:p w14:paraId="2FD29A64" w14:textId="77777777" w:rsidR="00E22B1F" w:rsidRPr="00DE692F" w:rsidRDefault="00E22B1F" w:rsidP="00E22B1F">
      <w:pPr>
        <w:spacing w:after="0"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PT. BIN ARIS CORP</w:t>
      </w:r>
    </w:p>
    <w:p w14:paraId="3D79C026" w14:textId="77777777" w:rsidR="00E22B1F" w:rsidRDefault="00E22B1F" w:rsidP="00E22B1F">
      <w:pPr>
        <w:spacing w:after="0" w:line="360" w:lineRule="auto"/>
        <w:jc w:val="center"/>
        <w:rPr>
          <w:rFonts w:ascii="Times New Roman" w:hAnsi="Times New Roman" w:cs="Times New Roman"/>
          <w:b/>
          <w:sz w:val="32"/>
          <w:szCs w:val="32"/>
        </w:rPr>
      </w:pPr>
    </w:p>
    <w:p w14:paraId="02CD5923" w14:textId="77777777" w:rsidR="00E22B1F" w:rsidRDefault="00E22B1F" w:rsidP="00E22B1F">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SISTEM INFORMASI PERPUSTAKAAN BERBASIS WEB</w:t>
      </w:r>
    </w:p>
    <w:p w14:paraId="7C39EF4E" w14:textId="77777777" w:rsidR="00E22B1F" w:rsidRPr="00731BEE" w:rsidRDefault="00E22B1F" w:rsidP="00E22B1F">
      <w:pPr>
        <w:spacing w:line="360" w:lineRule="auto"/>
        <w:jc w:val="center"/>
        <w:rPr>
          <w:rFonts w:ascii="Times New Roman" w:hAnsi="Times New Roman" w:cs="Times New Roman"/>
          <w:b/>
          <w:sz w:val="24"/>
          <w:szCs w:val="24"/>
          <w:lang w:val="en-US"/>
        </w:rPr>
      </w:pPr>
    </w:p>
    <w:p w14:paraId="1AE13356" w14:textId="72578E0E" w:rsidR="00E22B1F" w:rsidRDefault="00860723" w:rsidP="00E22B1F">
      <w:pPr>
        <w:spacing w:line="360" w:lineRule="auto"/>
        <w:jc w:val="center"/>
        <w:rPr>
          <w:rFonts w:ascii="Times New Roman" w:hAnsi="Times New Roman" w:cs="Times New Roman"/>
          <w:b/>
          <w:sz w:val="32"/>
          <w:szCs w:val="32"/>
        </w:rPr>
      </w:pPr>
      <w:r>
        <w:rPr>
          <w:rFonts w:ascii="Times New Roman" w:eastAsia="Times New Roman" w:hAnsi="Times New Roman" w:cs="Times New Roman"/>
          <w:b/>
          <w:noProof/>
          <w:sz w:val="24"/>
          <w:szCs w:val="24"/>
        </w:rPr>
        <w:drawing>
          <wp:inline distT="0" distB="0" distL="0" distR="0" wp14:anchorId="23F1A2ED" wp14:editId="0804310C">
            <wp:extent cx="2029150" cy="1905807"/>
            <wp:effectExtent l="0" t="0" r="0" b="0"/>
            <wp:docPr id="2104371054" name="Picture 2104371054"/>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29150" cy="1905807"/>
                    </a:xfrm>
                    <a:prstGeom prst="rect">
                      <a:avLst/>
                    </a:prstGeom>
                    <a:ln/>
                  </pic:spPr>
                </pic:pic>
              </a:graphicData>
            </a:graphic>
          </wp:inline>
        </w:drawing>
      </w:r>
    </w:p>
    <w:p w14:paraId="4C7B36BF" w14:textId="77777777" w:rsidR="00E22B1F" w:rsidRDefault="00E22B1F" w:rsidP="00E22B1F">
      <w:pPr>
        <w:spacing w:line="360"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2DF01953" w14:textId="515C8EE4" w:rsidR="00E22B1F" w:rsidRPr="00405A04" w:rsidRDefault="00E22B1F" w:rsidP="00E22B1F">
      <w:pPr>
        <w:spacing w:line="360" w:lineRule="auto"/>
        <w:ind w:left="720" w:firstLine="720"/>
        <w:rPr>
          <w:rFonts w:ascii="Times New Roman" w:hAnsi="Times New Roman" w:cs="Times New Roman"/>
          <w:b/>
          <w:sz w:val="28"/>
          <w:szCs w:val="28"/>
          <w:lang w:val="en-US"/>
        </w:rPr>
      </w:pPr>
      <w:r w:rsidRPr="0047593E">
        <w:rPr>
          <w:rFonts w:ascii="Times New Roman" w:hAnsi="Times New Roman" w:cs="Times New Roman"/>
          <w:bCs/>
          <w:sz w:val="24"/>
          <w:szCs w:val="24"/>
        </w:rPr>
        <w:t>Nam</w:t>
      </w:r>
      <w:r w:rsidR="00405A04">
        <w:rPr>
          <w:rFonts w:ascii="Times New Roman" w:hAnsi="Times New Roman" w:cs="Times New Roman"/>
          <w:bCs/>
          <w:sz w:val="24"/>
          <w:szCs w:val="24"/>
          <w:lang w:val="en-US"/>
        </w:rPr>
        <w:t xml:space="preserve">a </w:t>
      </w:r>
      <w:r w:rsidR="00405A04">
        <w:rPr>
          <w:rFonts w:ascii="Times New Roman" w:hAnsi="Times New Roman" w:cs="Times New Roman"/>
          <w:bCs/>
          <w:sz w:val="24"/>
          <w:szCs w:val="24"/>
          <w:lang w:val="en-US"/>
        </w:rPr>
        <w:tab/>
      </w:r>
      <w:r w:rsidR="00405A04">
        <w:rPr>
          <w:rFonts w:ascii="Times New Roman" w:hAnsi="Times New Roman" w:cs="Times New Roman"/>
          <w:bCs/>
          <w:sz w:val="24"/>
          <w:szCs w:val="24"/>
          <w:lang w:val="en-US"/>
        </w:rPr>
        <w:tab/>
      </w:r>
      <w:r w:rsidR="00405A04">
        <w:rPr>
          <w:rFonts w:ascii="Times New Roman" w:hAnsi="Times New Roman" w:cs="Times New Roman"/>
          <w:bCs/>
          <w:sz w:val="24"/>
          <w:szCs w:val="24"/>
          <w:lang w:val="en-US"/>
        </w:rPr>
        <w:tab/>
        <w:t xml:space="preserve">: </w:t>
      </w:r>
      <w:r w:rsidR="00405A04">
        <w:rPr>
          <w:rFonts w:ascii="Times New Roman" w:hAnsi="Times New Roman" w:cs="Times New Roman"/>
          <w:b/>
          <w:sz w:val="28"/>
          <w:szCs w:val="28"/>
          <w:lang w:val="en-US"/>
        </w:rPr>
        <w:t>IBNU NUGRAHA</w:t>
      </w:r>
    </w:p>
    <w:p w14:paraId="6F085A1E" w14:textId="7D1B850B" w:rsidR="00E22B1F" w:rsidRPr="0047593E" w:rsidRDefault="00E22B1F" w:rsidP="00E22B1F">
      <w:pPr>
        <w:spacing w:line="360" w:lineRule="auto"/>
        <w:ind w:left="720" w:firstLine="720"/>
        <w:rPr>
          <w:rFonts w:ascii="Times New Roman" w:hAnsi="Times New Roman" w:cs="Times New Roman"/>
          <w:sz w:val="24"/>
          <w:szCs w:val="24"/>
          <w:lang w:val="en-US"/>
        </w:rPr>
      </w:pPr>
      <w:r>
        <w:rPr>
          <w:rFonts w:ascii="Times New Roman" w:hAnsi="Times New Roman" w:cs="Times New Roman"/>
          <w:sz w:val="24"/>
          <w:szCs w:val="24"/>
        </w:rPr>
        <w:t xml:space="preserve">NIS </w:t>
      </w:r>
      <w:r w:rsidR="0047593E">
        <w:rPr>
          <w:rFonts w:ascii="Times New Roman" w:hAnsi="Times New Roman" w:cs="Times New Roman"/>
          <w:sz w:val="24"/>
          <w:szCs w:val="24"/>
        </w:rPr>
        <w:tab/>
      </w:r>
      <w:r w:rsidR="0047593E">
        <w:rPr>
          <w:rFonts w:ascii="Times New Roman" w:hAnsi="Times New Roman" w:cs="Times New Roman"/>
          <w:sz w:val="24"/>
          <w:szCs w:val="24"/>
        </w:rPr>
        <w:tab/>
      </w:r>
      <w:r w:rsidR="0047593E">
        <w:rPr>
          <w:rFonts w:ascii="Times New Roman" w:hAnsi="Times New Roman" w:cs="Times New Roman"/>
          <w:sz w:val="24"/>
          <w:szCs w:val="24"/>
        </w:rPr>
        <w:tab/>
      </w:r>
      <w:r w:rsidR="0047593E">
        <w:rPr>
          <w:rFonts w:ascii="Times New Roman" w:hAnsi="Times New Roman" w:cs="Times New Roman"/>
          <w:sz w:val="24"/>
          <w:szCs w:val="24"/>
          <w:lang w:val="en-US"/>
        </w:rPr>
        <w:t>: 12127605</w:t>
      </w:r>
    </w:p>
    <w:p w14:paraId="2E76305A" w14:textId="65DB848C" w:rsidR="00E22B1F" w:rsidRPr="0047593E" w:rsidRDefault="00E22B1F" w:rsidP="00E22B1F">
      <w:pPr>
        <w:spacing w:line="360" w:lineRule="auto"/>
        <w:ind w:left="720" w:firstLine="720"/>
        <w:rPr>
          <w:rFonts w:ascii="Times New Roman" w:hAnsi="Times New Roman" w:cs="Times New Roman"/>
          <w:sz w:val="24"/>
          <w:szCs w:val="24"/>
          <w:lang w:val="en-US"/>
        </w:rPr>
      </w:pPr>
      <w:r>
        <w:rPr>
          <w:rFonts w:ascii="Times New Roman" w:hAnsi="Times New Roman" w:cs="Times New Roman"/>
          <w:sz w:val="24"/>
          <w:szCs w:val="24"/>
        </w:rPr>
        <w:t xml:space="preserve">Program Keahlian </w:t>
      </w:r>
      <w:r w:rsidR="0047593E">
        <w:rPr>
          <w:rFonts w:ascii="Times New Roman" w:hAnsi="Times New Roman" w:cs="Times New Roman"/>
          <w:sz w:val="24"/>
          <w:szCs w:val="24"/>
        </w:rPr>
        <w:tab/>
      </w:r>
      <w:r w:rsidR="0047593E">
        <w:rPr>
          <w:rFonts w:ascii="Times New Roman" w:hAnsi="Times New Roman" w:cs="Times New Roman"/>
          <w:sz w:val="24"/>
          <w:szCs w:val="24"/>
          <w:lang w:val="en-US"/>
        </w:rPr>
        <w:t xml:space="preserve">: Teknik </w:t>
      </w:r>
      <w:proofErr w:type="spellStart"/>
      <w:r w:rsidR="0047593E">
        <w:rPr>
          <w:rFonts w:ascii="Times New Roman" w:hAnsi="Times New Roman" w:cs="Times New Roman"/>
          <w:sz w:val="24"/>
          <w:szCs w:val="24"/>
          <w:lang w:val="en-US"/>
        </w:rPr>
        <w:t>Komputer</w:t>
      </w:r>
      <w:proofErr w:type="spellEnd"/>
      <w:r w:rsidR="0047593E">
        <w:rPr>
          <w:rFonts w:ascii="Times New Roman" w:hAnsi="Times New Roman" w:cs="Times New Roman"/>
          <w:sz w:val="24"/>
          <w:szCs w:val="24"/>
          <w:lang w:val="en-US"/>
        </w:rPr>
        <w:t xml:space="preserve"> &amp; </w:t>
      </w:r>
      <w:proofErr w:type="spellStart"/>
      <w:r w:rsidR="0047593E">
        <w:rPr>
          <w:rFonts w:ascii="Times New Roman" w:hAnsi="Times New Roman" w:cs="Times New Roman"/>
          <w:sz w:val="24"/>
          <w:szCs w:val="24"/>
          <w:lang w:val="en-US"/>
        </w:rPr>
        <w:t>Informatika</w:t>
      </w:r>
      <w:proofErr w:type="spellEnd"/>
    </w:p>
    <w:p w14:paraId="0729C57D" w14:textId="77777777" w:rsidR="00E22B1F" w:rsidRPr="00AF6631" w:rsidRDefault="00E22B1F" w:rsidP="00E22B1F">
      <w:pPr>
        <w:spacing w:line="360" w:lineRule="auto"/>
        <w:ind w:left="720" w:firstLine="720"/>
        <w:rPr>
          <w:rFonts w:ascii="Times New Roman" w:hAnsi="Times New Roman" w:cs="Times New Roman"/>
          <w:sz w:val="24"/>
          <w:szCs w:val="24"/>
          <w:lang w:val="en-US"/>
        </w:rPr>
      </w:pPr>
      <w:r>
        <w:rPr>
          <w:rFonts w:ascii="Times New Roman" w:hAnsi="Times New Roman" w:cs="Times New Roman"/>
          <w:sz w:val="24"/>
          <w:szCs w:val="24"/>
        </w:rPr>
        <w:t xml:space="preserve">Kompetensi Keahlian : </w:t>
      </w:r>
      <w:proofErr w:type="spellStart"/>
      <w:r>
        <w:rPr>
          <w:rFonts w:ascii="Times New Roman" w:hAnsi="Times New Roman" w:cs="Times New Roman"/>
          <w:sz w:val="24"/>
          <w:szCs w:val="24"/>
          <w:lang w:val="en-US"/>
        </w:rPr>
        <w:t>Rekayasa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Lunak</w:t>
      </w:r>
      <w:proofErr w:type="spellEnd"/>
      <w:r>
        <w:rPr>
          <w:rFonts w:ascii="Times New Roman" w:hAnsi="Times New Roman" w:cs="Times New Roman"/>
          <w:sz w:val="24"/>
          <w:szCs w:val="24"/>
          <w:lang w:val="en-US"/>
        </w:rPr>
        <w:t xml:space="preserve"> </w:t>
      </w:r>
    </w:p>
    <w:p w14:paraId="688A0940" w14:textId="77777777" w:rsidR="00E22B1F" w:rsidRDefault="00E22B1F" w:rsidP="00E22B1F">
      <w:pPr>
        <w:spacing w:line="360" w:lineRule="auto"/>
        <w:jc w:val="center"/>
        <w:rPr>
          <w:rFonts w:ascii="Times New Roman" w:hAnsi="Times New Roman" w:cs="Times New Roman"/>
          <w:sz w:val="24"/>
          <w:szCs w:val="24"/>
        </w:rPr>
      </w:pPr>
    </w:p>
    <w:p w14:paraId="1291C8F9" w14:textId="77777777" w:rsidR="00E22B1F" w:rsidRDefault="00E22B1F" w:rsidP="00E22B1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SMK NEGERI 1 CIREBON</w:t>
      </w:r>
    </w:p>
    <w:p w14:paraId="7DD7C16F" w14:textId="77777777" w:rsidR="00E22B1F" w:rsidRPr="00776105" w:rsidRDefault="00E22B1F" w:rsidP="00E22B1F">
      <w:pPr>
        <w:spacing w:line="360" w:lineRule="auto"/>
        <w:jc w:val="center"/>
        <w:rPr>
          <w:rFonts w:ascii="Times New Roman" w:hAnsi="Times New Roman" w:cs="Times New Roman"/>
          <w:i/>
          <w:sz w:val="24"/>
          <w:szCs w:val="24"/>
        </w:rPr>
      </w:pPr>
      <w:r w:rsidRPr="00776105">
        <w:rPr>
          <w:rFonts w:ascii="Times New Roman" w:hAnsi="Times New Roman" w:cs="Times New Roman"/>
          <w:i/>
          <w:sz w:val="24"/>
          <w:szCs w:val="24"/>
        </w:rPr>
        <w:t>Jalan Perjuangan By Pass Sunyaragi Telp. (0231) 480202 Cirebon 45132</w:t>
      </w:r>
    </w:p>
    <w:p w14:paraId="21D696A2" w14:textId="0ECAEFAA" w:rsidR="00DC4594" w:rsidRPr="0019334F" w:rsidRDefault="00E22B1F" w:rsidP="0019334F">
      <w:pPr>
        <w:spacing w:line="360" w:lineRule="auto"/>
        <w:jc w:val="center"/>
        <w:rPr>
          <w:rFonts w:ascii="Times New Roman" w:hAnsi="Times New Roman" w:cs="Times New Roman"/>
          <w:b/>
          <w:sz w:val="32"/>
          <w:szCs w:val="32"/>
        </w:rPr>
      </w:pPr>
      <w:r>
        <w:rPr>
          <w:rFonts w:ascii="Times New Roman" w:hAnsi="Times New Roman" w:cs="Times New Roman"/>
          <w:b/>
          <w:sz w:val="32"/>
          <w:szCs w:val="32"/>
        </w:rPr>
        <w:t>2023</w:t>
      </w:r>
      <w:r w:rsidR="00DC4594">
        <w:rPr>
          <w:rFonts w:ascii="Times New Roman" w:hAnsi="Times New Roman" w:cs="Times New Roman"/>
          <w:b/>
          <w:bCs/>
          <w:sz w:val="24"/>
          <w:szCs w:val="24"/>
        </w:rPr>
        <w:br w:type="page"/>
      </w:r>
    </w:p>
    <w:p w14:paraId="658CF6E5" w14:textId="77777777" w:rsidR="0019334F" w:rsidRDefault="0019334F" w:rsidP="0019334F">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LAPORAN</w:t>
      </w:r>
    </w:p>
    <w:p w14:paraId="6BE89F35" w14:textId="77777777" w:rsidR="0019334F" w:rsidRDefault="0019334F" w:rsidP="0019334F">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PRAKTIK KERJA LAPANGAN (PKL)</w:t>
      </w:r>
    </w:p>
    <w:p w14:paraId="5630A34C" w14:textId="77777777" w:rsidR="0019334F" w:rsidRDefault="0019334F" w:rsidP="0019334F">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DI</w:t>
      </w:r>
    </w:p>
    <w:p w14:paraId="22F57BF1" w14:textId="77777777" w:rsidR="0019334F" w:rsidRPr="00DE692F" w:rsidRDefault="0019334F" w:rsidP="0019334F">
      <w:pPr>
        <w:spacing w:after="0"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PT. BIN ARIS CORP</w:t>
      </w:r>
    </w:p>
    <w:p w14:paraId="3EA0A484" w14:textId="77777777" w:rsidR="0019334F" w:rsidRDefault="0019334F" w:rsidP="0019334F">
      <w:pPr>
        <w:spacing w:after="0" w:line="360" w:lineRule="auto"/>
        <w:jc w:val="center"/>
        <w:rPr>
          <w:rFonts w:ascii="Times New Roman" w:hAnsi="Times New Roman" w:cs="Times New Roman"/>
          <w:b/>
          <w:sz w:val="32"/>
          <w:szCs w:val="32"/>
        </w:rPr>
      </w:pPr>
    </w:p>
    <w:p w14:paraId="33D43F3C" w14:textId="77777777" w:rsidR="0019334F" w:rsidRDefault="0019334F" w:rsidP="0019334F">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SISTEM INFORMASI PERPUSTAKAAN BERBASIS WEB</w:t>
      </w:r>
    </w:p>
    <w:p w14:paraId="3CC0463B" w14:textId="77777777" w:rsidR="0019334F" w:rsidRPr="00731BEE" w:rsidRDefault="0019334F" w:rsidP="0019334F">
      <w:pPr>
        <w:spacing w:line="360" w:lineRule="auto"/>
        <w:jc w:val="center"/>
        <w:rPr>
          <w:rFonts w:ascii="Times New Roman" w:hAnsi="Times New Roman" w:cs="Times New Roman"/>
          <w:b/>
          <w:sz w:val="24"/>
          <w:szCs w:val="24"/>
          <w:lang w:val="en-US"/>
        </w:rPr>
      </w:pPr>
    </w:p>
    <w:p w14:paraId="708AAE1F" w14:textId="47996E02" w:rsidR="0019334F" w:rsidRDefault="00860723" w:rsidP="0019334F">
      <w:pPr>
        <w:spacing w:line="360" w:lineRule="auto"/>
        <w:jc w:val="center"/>
        <w:rPr>
          <w:rFonts w:ascii="Times New Roman" w:hAnsi="Times New Roman" w:cs="Times New Roman"/>
          <w:b/>
          <w:sz w:val="32"/>
          <w:szCs w:val="32"/>
        </w:rPr>
      </w:pPr>
      <w:r>
        <w:rPr>
          <w:rFonts w:ascii="Times New Roman" w:eastAsia="Times New Roman" w:hAnsi="Times New Roman" w:cs="Times New Roman"/>
          <w:b/>
          <w:noProof/>
          <w:sz w:val="24"/>
          <w:szCs w:val="24"/>
        </w:rPr>
        <w:drawing>
          <wp:inline distT="0" distB="0" distL="0" distR="0" wp14:anchorId="11FE4290" wp14:editId="624C4AED">
            <wp:extent cx="2029150" cy="1905807"/>
            <wp:effectExtent l="0" t="0" r="0" b="0"/>
            <wp:docPr id="418210487" name="Picture 418210487"/>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29150" cy="1905807"/>
                    </a:xfrm>
                    <a:prstGeom prst="rect">
                      <a:avLst/>
                    </a:prstGeom>
                    <a:ln/>
                  </pic:spPr>
                </pic:pic>
              </a:graphicData>
            </a:graphic>
          </wp:inline>
        </w:drawing>
      </w:r>
    </w:p>
    <w:p w14:paraId="1346C67D" w14:textId="77777777" w:rsidR="0019334F" w:rsidRDefault="0019334F" w:rsidP="0019334F">
      <w:pPr>
        <w:spacing w:line="360"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1D395A31" w14:textId="341168F3" w:rsidR="0019334F" w:rsidRPr="00D5235B" w:rsidRDefault="0019334F" w:rsidP="0019334F">
      <w:pPr>
        <w:spacing w:line="360" w:lineRule="auto"/>
        <w:ind w:left="720" w:firstLine="720"/>
        <w:rPr>
          <w:rFonts w:ascii="Times New Roman" w:hAnsi="Times New Roman" w:cs="Times New Roman"/>
          <w:b/>
          <w:sz w:val="28"/>
          <w:szCs w:val="28"/>
          <w:lang w:val="en-US"/>
        </w:rPr>
      </w:pPr>
      <w:r w:rsidRPr="00F51387">
        <w:rPr>
          <w:rFonts w:ascii="Times New Roman" w:hAnsi="Times New Roman" w:cs="Times New Roman"/>
          <w:bCs/>
          <w:sz w:val="28"/>
          <w:szCs w:val="28"/>
        </w:rPr>
        <w:t>Nama</w:t>
      </w:r>
      <w:r w:rsidR="00405A04">
        <w:rPr>
          <w:rFonts w:ascii="Times New Roman" w:hAnsi="Times New Roman" w:cs="Times New Roman"/>
          <w:bCs/>
          <w:sz w:val="24"/>
          <w:szCs w:val="24"/>
          <w:lang w:val="en-US"/>
        </w:rPr>
        <w:t xml:space="preserve"> </w:t>
      </w:r>
      <w:r w:rsidR="00405A04">
        <w:rPr>
          <w:rFonts w:ascii="Times New Roman" w:hAnsi="Times New Roman" w:cs="Times New Roman"/>
          <w:bCs/>
          <w:sz w:val="24"/>
          <w:szCs w:val="24"/>
          <w:lang w:val="en-US"/>
        </w:rPr>
        <w:tab/>
      </w:r>
      <w:r w:rsidR="00405A04">
        <w:rPr>
          <w:rFonts w:ascii="Times New Roman" w:hAnsi="Times New Roman" w:cs="Times New Roman"/>
          <w:bCs/>
          <w:sz w:val="24"/>
          <w:szCs w:val="24"/>
          <w:lang w:val="en-US"/>
        </w:rPr>
        <w:tab/>
        <w:t xml:space="preserve">: </w:t>
      </w:r>
      <w:r w:rsidR="00405A04" w:rsidRPr="00405A04">
        <w:rPr>
          <w:rFonts w:ascii="Times New Roman" w:hAnsi="Times New Roman" w:cs="Times New Roman"/>
          <w:b/>
          <w:sz w:val="28"/>
          <w:szCs w:val="28"/>
          <w:lang w:val="en-US"/>
        </w:rPr>
        <w:t>IBNU NUGRAHA</w:t>
      </w:r>
      <w:r w:rsidR="00405A04">
        <w:rPr>
          <w:rFonts w:ascii="Times New Roman" w:hAnsi="Times New Roman" w:cs="Times New Roman"/>
          <w:b/>
          <w:sz w:val="28"/>
          <w:szCs w:val="28"/>
          <w:lang w:val="en-US"/>
        </w:rPr>
        <w:t xml:space="preserve"> </w:t>
      </w:r>
    </w:p>
    <w:p w14:paraId="3C45C6CB" w14:textId="3785926A" w:rsidR="0019334F" w:rsidRPr="00405A04" w:rsidRDefault="0019334F" w:rsidP="0019334F">
      <w:pPr>
        <w:spacing w:line="360" w:lineRule="auto"/>
        <w:ind w:left="720" w:firstLine="720"/>
        <w:rPr>
          <w:rFonts w:ascii="Times New Roman" w:hAnsi="Times New Roman" w:cs="Times New Roman"/>
          <w:sz w:val="24"/>
          <w:szCs w:val="24"/>
          <w:lang w:val="en-US"/>
        </w:rPr>
      </w:pPr>
      <w:r>
        <w:rPr>
          <w:rFonts w:ascii="Times New Roman" w:hAnsi="Times New Roman" w:cs="Times New Roman"/>
          <w:sz w:val="24"/>
          <w:szCs w:val="24"/>
        </w:rPr>
        <w:t xml:space="preserve">NIS </w:t>
      </w:r>
      <w:r w:rsidR="00405A04">
        <w:rPr>
          <w:rFonts w:ascii="Times New Roman" w:hAnsi="Times New Roman" w:cs="Times New Roman"/>
          <w:sz w:val="24"/>
          <w:szCs w:val="24"/>
        </w:rPr>
        <w:tab/>
      </w:r>
      <w:r w:rsidR="00405A04">
        <w:rPr>
          <w:rFonts w:ascii="Times New Roman" w:hAnsi="Times New Roman" w:cs="Times New Roman"/>
          <w:sz w:val="24"/>
          <w:szCs w:val="24"/>
        </w:rPr>
        <w:tab/>
      </w:r>
      <w:r w:rsidR="00405A04">
        <w:rPr>
          <w:rFonts w:ascii="Times New Roman" w:hAnsi="Times New Roman" w:cs="Times New Roman"/>
          <w:sz w:val="24"/>
          <w:szCs w:val="24"/>
        </w:rPr>
        <w:tab/>
      </w:r>
      <w:r w:rsidR="00405A04">
        <w:rPr>
          <w:rFonts w:ascii="Times New Roman" w:hAnsi="Times New Roman" w:cs="Times New Roman"/>
          <w:sz w:val="24"/>
          <w:szCs w:val="24"/>
          <w:lang w:val="en-US"/>
        </w:rPr>
        <w:t>: 12127605</w:t>
      </w:r>
    </w:p>
    <w:p w14:paraId="5BE82E0A" w14:textId="625D1B4E" w:rsidR="0019334F" w:rsidRPr="00405A04" w:rsidRDefault="0019334F" w:rsidP="0019334F">
      <w:pPr>
        <w:spacing w:line="360" w:lineRule="auto"/>
        <w:ind w:left="720" w:firstLine="720"/>
        <w:rPr>
          <w:rFonts w:ascii="Times New Roman" w:hAnsi="Times New Roman" w:cs="Times New Roman"/>
          <w:sz w:val="24"/>
          <w:szCs w:val="24"/>
          <w:lang w:val="en-US"/>
        </w:rPr>
      </w:pPr>
      <w:r>
        <w:rPr>
          <w:rFonts w:ascii="Times New Roman" w:hAnsi="Times New Roman" w:cs="Times New Roman"/>
          <w:sz w:val="24"/>
          <w:szCs w:val="24"/>
        </w:rPr>
        <w:t xml:space="preserve">Program Keahlian </w:t>
      </w:r>
      <w:r w:rsidR="00405A04">
        <w:rPr>
          <w:rFonts w:ascii="Times New Roman" w:hAnsi="Times New Roman" w:cs="Times New Roman"/>
          <w:sz w:val="24"/>
          <w:szCs w:val="24"/>
        </w:rPr>
        <w:tab/>
      </w:r>
      <w:r w:rsidR="00405A04">
        <w:rPr>
          <w:rFonts w:ascii="Times New Roman" w:hAnsi="Times New Roman" w:cs="Times New Roman"/>
          <w:sz w:val="24"/>
          <w:szCs w:val="24"/>
          <w:lang w:val="en-US"/>
        </w:rPr>
        <w:t xml:space="preserve">: Teknik </w:t>
      </w:r>
      <w:proofErr w:type="spellStart"/>
      <w:r w:rsidR="00405A04">
        <w:rPr>
          <w:rFonts w:ascii="Times New Roman" w:hAnsi="Times New Roman" w:cs="Times New Roman"/>
          <w:sz w:val="24"/>
          <w:szCs w:val="24"/>
          <w:lang w:val="en-US"/>
        </w:rPr>
        <w:t>Komputer</w:t>
      </w:r>
      <w:proofErr w:type="spellEnd"/>
      <w:r w:rsidR="00405A04">
        <w:rPr>
          <w:rFonts w:ascii="Times New Roman" w:hAnsi="Times New Roman" w:cs="Times New Roman"/>
          <w:sz w:val="24"/>
          <w:szCs w:val="24"/>
          <w:lang w:val="en-US"/>
        </w:rPr>
        <w:t xml:space="preserve"> &amp; </w:t>
      </w:r>
      <w:proofErr w:type="spellStart"/>
      <w:r w:rsidR="00405A04">
        <w:rPr>
          <w:rFonts w:ascii="Times New Roman" w:hAnsi="Times New Roman" w:cs="Times New Roman"/>
          <w:sz w:val="24"/>
          <w:szCs w:val="24"/>
          <w:lang w:val="en-US"/>
        </w:rPr>
        <w:t>Informatika</w:t>
      </w:r>
      <w:proofErr w:type="spellEnd"/>
    </w:p>
    <w:p w14:paraId="753B1CBB" w14:textId="77777777" w:rsidR="0019334F" w:rsidRPr="00AF6631" w:rsidRDefault="0019334F" w:rsidP="0019334F">
      <w:pPr>
        <w:spacing w:line="360" w:lineRule="auto"/>
        <w:ind w:left="720" w:firstLine="720"/>
        <w:rPr>
          <w:rFonts w:ascii="Times New Roman" w:hAnsi="Times New Roman" w:cs="Times New Roman"/>
          <w:sz w:val="24"/>
          <w:szCs w:val="24"/>
          <w:lang w:val="en-US"/>
        </w:rPr>
      </w:pPr>
      <w:r>
        <w:rPr>
          <w:rFonts w:ascii="Times New Roman" w:hAnsi="Times New Roman" w:cs="Times New Roman"/>
          <w:sz w:val="24"/>
          <w:szCs w:val="24"/>
        </w:rPr>
        <w:t xml:space="preserve">Kompetensi Keahlian : </w:t>
      </w:r>
      <w:proofErr w:type="spellStart"/>
      <w:r>
        <w:rPr>
          <w:rFonts w:ascii="Times New Roman" w:hAnsi="Times New Roman" w:cs="Times New Roman"/>
          <w:sz w:val="24"/>
          <w:szCs w:val="24"/>
          <w:lang w:val="en-US"/>
        </w:rPr>
        <w:t>Rekayasa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Lunak</w:t>
      </w:r>
      <w:proofErr w:type="spellEnd"/>
      <w:r>
        <w:rPr>
          <w:rFonts w:ascii="Times New Roman" w:hAnsi="Times New Roman" w:cs="Times New Roman"/>
          <w:sz w:val="24"/>
          <w:szCs w:val="24"/>
          <w:lang w:val="en-US"/>
        </w:rPr>
        <w:t xml:space="preserve"> </w:t>
      </w:r>
    </w:p>
    <w:p w14:paraId="77CA2FBC" w14:textId="77777777" w:rsidR="0019334F" w:rsidRDefault="0019334F" w:rsidP="0019334F">
      <w:pPr>
        <w:spacing w:line="360" w:lineRule="auto"/>
        <w:jc w:val="center"/>
        <w:rPr>
          <w:rFonts w:ascii="Times New Roman" w:hAnsi="Times New Roman" w:cs="Times New Roman"/>
          <w:sz w:val="24"/>
          <w:szCs w:val="24"/>
        </w:rPr>
      </w:pPr>
    </w:p>
    <w:p w14:paraId="22963E9A" w14:textId="77777777" w:rsidR="0019334F" w:rsidRDefault="0019334F" w:rsidP="0019334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SMK NEGERI 1 CIREBON</w:t>
      </w:r>
    </w:p>
    <w:p w14:paraId="78EC64CC" w14:textId="77777777" w:rsidR="0019334F" w:rsidRPr="00776105" w:rsidRDefault="0019334F" w:rsidP="0019334F">
      <w:pPr>
        <w:spacing w:line="360" w:lineRule="auto"/>
        <w:jc w:val="center"/>
        <w:rPr>
          <w:rFonts w:ascii="Times New Roman" w:hAnsi="Times New Roman" w:cs="Times New Roman"/>
          <w:i/>
          <w:sz w:val="24"/>
          <w:szCs w:val="24"/>
        </w:rPr>
      </w:pPr>
      <w:r w:rsidRPr="00776105">
        <w:rPr>
          <w:rFonts w:ascii="Times New Roman" w:hAnsi="Times New Roman" w:cs="Times New Roman"/>
          <w:i/>
          <w:sz w:val="24"/>
          <w:szCs w:val="24"/>
        </w:rPr>
        <w:t>Jalan Perjuangan By Pass Sunyaragi Telp. (0231) 480202 Cirebon 45132</w:t>
      </w:r>
    </w:p>
    <w:p w14:paraId="77911AFC" w14:textId="5D71FC8A" w:rsidR="00325B90" w:rsidRPr="00325B90" w:rsidRDefault="0019334F" w:rsidP="0019334F">
      <w:pPr>
        <w:spacing w:line="360" w:lineRule="auto"/>
        <w:jc w:val="center"/>
        <w:rPr>
          <w:rFonts w:ascii="Times New Roman" w:hAnsi="Times New Roman" w:cs="Times New Roman"/>
          <w:b/>
          <w:sz w:val="32"/>
          <w:szCs w:val="32"/>
          <w:lang w:val="en-US"/>
        </w:rPr>
        <w:sectPr w:rsidR="00325B90" w:rsidRPr="00325B90" w:rsidSect="00325B90">
          <w:headerReference w:type="default" r:id="rId9"/>
          <w:footerReference w:type="default" r:id="rId10"/>
          <w:headerReference w:type="first" r:id="rId11"/>
          <w:pgSz w:w="11906" w:h="16838"/>
          <w:pgMar w:top="2268" w:right="1701" w:bottom="1701" w:left="2268" w:header="709" w:footer="709" w:gutter="0"/>
          <w:pgNumType w:start="0"/>
          <w:cols w:space="708"/>
          <w:titlePg/>
          <w:docGrid w:linePitch="360"/>
        </w:sectPr>
      </w:pPr>
      <w:r>
        <w:rPr>
          <w:rFonts w:ascii="Times New Roman" w:hAnsi="Times New Roman" w:cs="Times New Roman"/>
          <w:b/>
          <w:sz w:val="32"/>
          <w:szCs w:val="32"/>
        </w:rPr>
        <w:t>20</w:t>
      </w:r>
      <w:r w:rsidR="00325B90">
        <w:rPr>
          <w:rFonts w:ascii="Times New Roman" w:hAnsi="Times New Roman" w:cs="Times New Roman"/>
          <w:b/>
          <w:sz w:val="32"/>
          <w:szCs w:val="32"/>
          <w:lang w:val="en-US"/>
        </w:rPr>
        <w:t>23</w:t>
      </w:r>
    </w:p>
    <w:p w14:paraId="38E466D5" w14:textId="77777777" w:rsidR="00DF5E49" w:rsidRDefault="00DF5E49" w:rsidP="00DF5E49">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LAPORAN</w:t>
      </w:r>
    </w:p>
    <w:p w14:paraId="2D49DA7D" w14:textId="77777777" w:rsidR="00DF5E49" w:rsidRDefault="00DF5E49" w:rsidP="00DF5E49">
      <w:pPr>
        <w:spacing w:line="240" w:lineRule="auto"/>
        <w:jc w:val="center"/>
        <w:rPr>
          <w:rFonts w:ascii="Times New Roman" w:hAnsi="Times New Roman" w:cs="Times New Roman"/>
          <w:b/>
          <w:sz w:val="32"/>
          <w:szCs w:val="32"/>
        </w:rPr>
      </w:pPr>
      <w:r>
        <w:rPr>
          <w:rFonts w:ascii="Times New Roman" w:hAnsi="Times New Roman" w:cs="Times New Roman"/>
          <w:b/>
          <w:sz w:val="32"/>
          <w:szCs w:val="32"/>
        </w:rPr>
        <w:t>PRAKTIK KERJA LAPANGAN (PKL)</w:t>
      </w:r>
    </w:p>
    <w:p w14:paraId="054FB07A" w14:textId="77777777" w:rsidR="00DF5E49" w:rsidRDefault="00DF5E49" w:rsidP="00DF5E49">
      <w:pPr>
        <w:spacing w:line="240" w:lineRule="auto"/>
        <w:jc w:val="center"/>
        <w:rPr>
          <w:rFonts w:ascii="Times New Roman" w:hAnsi="Times New Roman" w:cs="Times New Roman"/>
          <w:b/>
          <w:sz w:val="32"/>
          <w:szCs w:val="32"/>
        </w:rPr>
      </w:pPr>
      <w:r>
        <w:rPr>
          <w:rFonts w:ascii="Times New Roman" w:hAnsi="Times New Roman" w:cs="Times New Roman"/>
          <w:b/>
          <w:sz w:val="32"/>
          <w:szCs w:val="32"/>
        </w:rPr>
        <w:t>DI</w:t>
      </w:r>
    </w:p>
    <w:p w14:paraId="5D31DB3C" w14:textId="77777777" w:rsidR="00DF5E49" w:rsidRPr="00DE692F" w:rsidRDefault="00DF5E49" w:rsidP="00DF5E49">
      <w:pPr>
        <w:spacing w:line="24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PT. BIN ARIS CORP</w:t>
      </w:r>
    </w:p>
    <w:p w14:paraId="5CB47F5C" w14:textId="77777777" w:rsidR="00DF5E49" w:rsidRDefault="00DF5E49" w:rsidP="00DF5E49">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SISTEM INFORMASI PERPUSTAKAAN BERBASIS WEB</w:t>
      </w:r>
    </w:p>
    <w:p w14:paraId="47E4FF9E" w14:textId="77777777" w:rsidR="00DF5E49" w:rsidRPr="002706B7" w:rsidRDefault="00DF5E49" w:rsidP="00DF5E49">
      <w:pPr>
        <w:spacing w:line="360" w:lineRule="auto"/>
        <w:jc w:val="center"/>
        <w:rPr>
          <w:rFonts w:ascii="Times New Roman" w:hAnsi="Times New Roman" w:cs="Times New Roman"/>
          <w:b/>
          <w:sz w:val="24"/>
          <w:szCs w:val="24"/>
          <w:lang w:val="en-US"/>
        </w:rPr>
      </w:pPr>
    </w:p>
    <w:p w14:paraId="1386E236" w14:textId="77777777" w:rsidR="00DF5E49" w:rsidRDefault="00DF5E49" w:rsidP="00DF5E49">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Diajukan dalam rangka memenuhi salah satu persyaratan </w:t>
      </w:r>
    </w:p>
    <w:p w14:paraId="38A0F9C6" w14:textId="77777777" w:rsidR="00DF5E49" w:rsidRDefault="00DF5E49" w:rsidP="00DF5E49">
      <w:pPr>
        <w:spacing w:line="240" w:lineRule="auto"/>
        <w:jc w:val="center"/>
        <w:rPr>
          <w:rFonts w:ascii="Times New Roman" w:hAnsi="Times New Roman" w:cs="Times New Roman"/>
          <w:sz w:val="24"/>
          <w:szCs w:val="24"/>
        </w:rPr>
      </w:pPr>
      <w:r>
        <w:rPr>
          <w:rFonts w:ascii="Times New Roman" w:hAnsi="Times New Roman" w:cs="Times New Roman"/>
          <w:sz w:val="24"/>
          <w:szCs w:val="24"/>
        </w:rPr>
        <w:t>untuk mengikuti ujian Nasional</w:t>
      </w:r>
    </w:p>
    <w:p w14:paraId="129AF7B3" w14:textId="77777777" w:rsidR="00DF5E49" w:rsidRPr="00B21148" w:rsidRDefault="00DF5E49" w:rsidP="00DF5E49">
      <w:pPr>
        <w:spacing w:line="240" w:lineRule="auto"/>
        <w:jc w:val="center"/>
        <w:rPr>
          <w:rFonts w:ascii="Times New Roman" w:hAnsi="Times New Roman" w:cs="Times New Roman"/>
          <w:sz w:val="24"/>
          <w:szCs w:val="24"/>
        </w:rPr>
      </w:pPr>
    </w:p>
    <w:p w14:paraId="5E1D4E8A" w14:textId="21CFC010" w:rsidR="00DF5E49" w:rsidRDefault="00860723" w:rsidP="00DF5E49">
      <w:pPr>
        <w:spacing w:line="240" w:lineRule="auto"/>
        <w:jc w:val="center"/>
        <w:rPr>
          <w:rFonts w:ascii="Times New Roman" w:hAnsi="Times New Roman" w:cs="Times New Roman"/>
          <w:b/>
          <w:sz w:val="32"/>
          <w:szCs w:val="32"/>
        </w:rPr>
      </w:pPr>
      <w:r>
        <w:rPr>
          <w:rFonts w:ascii="Times New Roman" w:eastAsia="Times New Roman" w:hAnsi="Times New Roman" w:cs="Times New Roman"/>
          <w:b/>
          <w:noProof/>
          <w:sz w:val="24"/>
          <w:szCs w:val="24"/>
        </w:rPr>
        <w:drawing>
          <wp:inline distT="0" distB="0" distL="0" distR="0" wp14:anchorId="7DBEF428" wp14:editId="21A98FC7">
            <wp:extent cx="2029150" cy="1905807"/>
            <wp:effectExtent l="0" t="0" r="0" b="0"/>
            <wp:docPr id="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29150" cy="1905807"/>
                    </a:xfrm>
                    <a:prstGeom prst="rect">
                      <a:avLst/>
                    </a:prstGeom>
                    <a:ln/>
                  </pic:spPr>
                </pic:pic>
              </a:graphicData>
            </a:graphic>
          </wp:inline>
        </w:drawing>
      </w:r>
    </w:p>
    <w:p w14:paraId="255AED09" w14:textId="77777777" w:rsidR="00DF5E49" w:rsidRDefault="00DF5E49" w:rsidP="00DF5E49">
      <w:pPr>
        <w:spacing w:line="240"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4FE09B96" w14:textId="59BE9191" w:rsidR="00DF5E49" w:rsidRPr="00D5235B" w:rsidRDefault="00DF5E49" w:rsidP="00DF5E49">
      <w:pPr>
        <w:spacing w:line="360" w:lineRule="auto"/>
        <w:ind w:left="720" w:firstLine="720"/>
        <w:rPr>
          <w:rFonts w:ascii="Times New Roman" w:hAnsi="Times New Roman" w:cs="Times New Roman"/>
          <w:b/>
          <w:sz w:val="28"/>
          <w:szCs w:val="28"/>
          <w:lang w:val="en-US"/>
        </w:rPr>
      </w:pPr>
      <w:r w:rsidRPr="00A96E82">
        <w:rPr>
          <w:rFonts w:ascii="Times New Roman" w:hAnsi="Times New Roman" w:cs="Times New Roman"/>
          <w:bCs/>
          <w:sz w:val="24"/>
          <w:szCs w:val="24"/>
        </w:rPr>
        <w:t>Nam</w:t>
      </w:r>
      <w:r w:rsidR="00A96E82">
        <w:rPr>
          <w:rFonts w:ascii="Times New Roman" w:hAnsi="Times New Roman" w:cs="Times New Roman"/>
          <w:bCs/>
          <w:sz w:val="24"/>
          <w:szCs w:val="24"/>
          <w:lang w:val="en-US"/>
        </w:rPr>
        <w:t xml:space="preserve">a </w:t>
      </w:r>
      <w:r w:rsidR="00A96E82">
        <w:rPr>
          <w:rFonts w:ascii="Times New Roman" w:hAnsi="Times New Roman" w:cs="Times New Roman"/>
          <w:bCs/>
          <w:sz w:val="24"/>
          <w:szCs w:val="24"/>
          <w:lang w:val="en-US"/>
        </w:rPr>
        <w:tab/>
      </w:r>
      <w:r w:rsidR="00A96E82">
        <w:rPr>
          <w:rFonts w:ascii="Times New Roman" w:hAnsi="Times New Roman" w:cs="Times New Roman"/>
          <w:bCs/>
          <w:sz w:val="24"/>
          <w:szCs w:val="24"/>
          <w:lang w:val="en-US"/>
        </w:rPr>
        <w:tab/>
      </w:r>
      <w:r w:rsidR="00A96E82">
        <w:rPr>
          <w:rFonts w:ascii="Times New Roman" w:hAnsi="Times New Roman" w:cs="Times New Roman"/>
          <w:bCs/>
          <w:sz w:val="24"/>
          <w:szCs w:val="24"/>
          <w:lang w:val="en-US"/>
        </w:rPr>
        <w:tab/>
      </w:r>
      <w:r w:rsidRPr="00A96E82">
        <w:rPr>
          <w:rFonts w:ascii="Times New Roman" w:hAnsi="Times New Roman" w:cs="Times New Roman"/>
          <w:bCs/>
          <w:sz w:val="24"/>
          <w:szCs w:val="24"/>
        </w:rPr>
        <w:t>:</w:t>
      </w:r>
      <w:r>
        <w:rPr>
          <w:rFonts w:ascii="Times New Roman" w:hAnsi="Times New Roman" w:cs="Times New Roman"/>
          <w:b/>
          <w:sz w:val="28"/>
          <w:szCs w:val="28"/>
        </w:rPr>
        <w:t xml:space="preserve"> </w:t>
      </w:r>
      <w:r>
        <w:rPr>
          <w:rFonts w:ascii="Times New Roman" w:hAnsi="Times New Roman" w:cs="Times New Roman"/>
          <w:b/>
          <w:sz w:val="28"/>
          <w:szCs w:val="28"/>
          <w:lang w:val="en-US"/>
        </w:rPr>
        <w:t>IBNU NUGRAHA</w:t>
      </w:r>
    </w:p>
    <w:p w14:paraId="76BDB204" w14:textId="414D3811" w:rsidR="00DF5E49" w:rsidRPr="00A96E82" w:rsidRDefault="00DF5E49" w:rsidP="00DF5E49">
      <w:pPr>
        <w:spacing w:line="360" w:lineRule="auto"/>
        <w:ind w:left="720" w:firstLine="720"/>
        <w:rPr>
          <w:rFonts w:ascii="Times New Roman" w:hAnsi="Times New Roman" w:cs="Times New Roman"/>
          <w:sz w:val="24"/>
          <w:szCs w:val="24"/>
          <w:lang w:val="en-US"/>
        </w:rPr>
      </w:pPr>
      <w:r>
        <w:rPr>
          <w:rFonts w:ascii="Times New Roman" w:hAnsi="Times New Roman" w:cs="Times New Roman"/>
          <w:sz w:val="24"/>
          <w:szCs w:val="24"/>
        </w:rPr>
        <w:t>NIS</w:t>
      </w:r>
      <w:r w:rsidR="00A96E82">
        <w:rPr>
          <w:rFonts w:ascii="Times New Roman" w:hAnsi="Times New Roman" w:cs="Times New Roman"/>
          <w:sz w:val="24"/>
          <w:szCs w:val="24"/>
          <w:lang w:val="en-US"/>
        </w:rPr>
        <w:t xml:space="preserve"> </w:t>
      </w:r>
      <w:r w:rsidR="00A96E82">
        <w:rPr>
          <w:rFonts w:ascii="Times New Roman" w:hAnsi="Times New Roman" w:cs="Times New Roman"/>
          <w:sz w:val="24"/>
          <w:szCs w:val="24"/>
          <w:lang w:val="en-US"/>
        </w:rPr>
        <w:tab/>
      </w:r>
      <w:r w:rsidR="00A96E82">
        <w:rPr>
          <w:rFonts w:ascii="Times New Roman" w:hAnsi="Times New Roman" w:cs="Times New Roman"/>
          <w:sz w:val="24"/>
          <w:szCs w:val="24"/>
          <w:lang w:val="en-US"/>
        </w:rPr>
        <w:tab/>
      </w:r>
      <w:r w:rsidR="00A96E82">
        <w:rPr>
          <w:rFonts w:ascii="Times New Roman" w:hAnsi="Times New Roman" w:cs="Times New Roman"/>
          <w:sz w:val="24"/>
          <w:szCs w:val="24"/>
          <w:lang w:val="en-US"/>
        </w:rPr>
        <w:tab/>
        <w:t>: 12127605</w:t>
      </w:r>
    </w:p>
    <w:p w14:paraId="66632C33" w14:textId="632A9412" w:rsidR="00DF5E49" w:rsidRPr="00A96E82" w:rsidRDefault="00DF5E49" w:rsidP="00DF5E49">
      <w:pPr>
        <w:spacing w:line="360" w:lineRule="auto"/>
        <w:ind w:left="720" w:firstLine="720"/>
        <w:rPr>
          <w:rFonts w:ascii="Times New Roman" w:hAnsi="Times New Roman" w:cs="Times New Roman"/>
          <w:sz w:val="24"/>
          <w:szCs w:val="24"/>
          <w:lang w:val="en-US"/>
        </w:rPr>
      </w:pPr>
      <w:r>
        <w:rPr>
          <w:rFonts w:ascii="Times New Roman" w:hAnsi="Times New Roman" w:cs="Times New Roman"/>
          <w:sz w:val="24"/>
          <w:szCs w:val="24"/>
        </w:rPr>
        <w:t>Program Keahlian</w:t>
      </w:r>
      <w:r w:rsidR="00A96E82">
        <w:rPr>
          <w:rFonts w:ascii="Times New Roman" w:hAnsi="Times New Roman" w:cs="Times New Roman"/>
          <w:sz w:val="24"/>
          <w:szCs w:val="24"/>
          <w:lang w:val="en-US"/>
        </w:rPr>
        <w:t xml:space="preserve"> </w:t>
      </w:r>
      <w:r w:rsidR="00A96E82">
        <w:rPr>
          <w:rFonts w:ascii="Times New Roman" w:hAnsi="Times New Roman" w:cs="Times New Roman"/>
          <w:sz w:val="24"/>
          <w:szCs w:val="24"/>
          <w:lang w:val="en-US"/>
        </w:rPr>
        <w:tab/>
        <w:t xml:space="preserve">: Teknik </w:t>
      </w:r>
      <w:proofErr w:type="spellStart"/>
      <w:r w:rsidR="00A96E82">
        <w:rPr>
          <w:rFonts w:ascii="Times New Roman" w:hAnsi="Times New Roman" w:cs="Times New Roman"/>
          <w:sz w:val="24"/>
          <w:szCs w:val="24"/>
          <w:lang w:val="en-US"/>
        </w:rPr>
        <w:t>Komputer</w:t>
      </w:r>
      <w:proofErr w:type="spellEnd"/>
      <w:r w:rsidR="00A96E82">
        <w:rPr>
          <w:rFonts w:ascii="Times New Roman" w:hAnsi="Times New Roman" w:cs="Times New Roman"/>
          <w:sz w:val="24"/>
          <w:szCs w:val="24"/>
          <w:lang w:val="en-US"/>
        </w:rPr>
        <w:t xml:space="preserve"> &amp; </w:t>
      </w:r>
      <w:proofErr w:type="spellStart"/>
      <w:r w:rsidR="00A96E82">
        <w:rPr>
          <w:rFonts w:ascii="Times New Roman" w:hAnsi="Times New Roman" w:cs="Times New Roman"/>
          <w:sz w:val="24"/>
          <w:szCs w:val="24"/>
          <w:lang w:val="en-US"/>
        </w:rPr>
        <w:t>Informatika</w:t>
      </w:r>
      <w:proofErr w:type="spellEnd"/>
    </w:p>
    <w:p w14:paraId="05A39E56" w14:textId="77777777" w:rsidR="00DF5E49" w:rsidRPr="00AF6631" w:rsidRDefault="00DF5E49" w:rsidP="00DF5E49">
      <w:pPr>
        <w:spacing w:line="360" w:lineRule="auto"/>
        <w:ind w:left="720" w:firstLine="720"/>
        <w:rPr>
          <w:rFonts w:ascii="Times New Roman" w:hAnsi="Times New Roman" w:cs="Times New Roman"/>
          <w:sz w:val="24"/>
          <w:szCs w:val="24"/>
          <w:lang w:val="en-US"/>
        </w:rPr>
      </w:pPr>
      <w:r>
        <w:rPr>
          <w:rFonts w:ascii="Times New Roman" w:hAnsi="Times New Roman" w:cs="Times New Roman"/>
          <w:sz w:val="24"/>
          <w:szCs w:val="24"/>
        </w:rPr>
        <w:t xml:space="preserve">Kompetensi Keahlian : </w:t>
      </w:r>
      <w:proofErr w:type="spellStart"/>
      <w:r>
        <w:rPr>
          <w:rFonts w:ascii="Times New Roman" w:hAnsi="Times New Roman" w:cs="Times New Roman"/>
          <w:sz w:val="24"/>
          <w:szCs w:val="24"/>
          <w:lang w:val="en-US"/>
        </w:rPr>
        <w:t>Rekayasa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Lunak</w:t>
      </w:r>
      <w:proofErr w:type="spellEnd"/>
      <w:r>
        <w:rPr>
          <w:rFonts w:ascii="Times New Roman" w:hAnsi="Times New Roman" w:cs="Times New Roman"/>
          <w:sz w:val="24"/>
          <w:szCs w:val="24"/>
          <w:lang w:val="en-US"/>
        </w:rPr>
        <w:t xml:space="preserve"> </w:t>
      </w:r>
    </w:p>
    <w:p w14:paraId="1E06D8B9" w14:textId="77777777" w:rsidR="00DF5E49" w:rsidRDefault="00DF5E49" w:rsidP="00DF5E49">
      <w:pPr>
        <w:spacing w:line="240" w:lineRule="auto"/>
        <w:rPr>
          <w:rFonts w:ascii="Times New Roman" w:hAnsi="Times New Roman" w:cs="Times New Roman"/>
          <w:sz w:val="24"/>
          <w:szCs w:val="24"/>
        </w:rPr>
      </w:pPr>
    </w:p>
    <w:p w14:paraId="07B4E4B0" w14:textId="77777777" w:rsidR="00DF5E49" w:rsidRDefault="00DF5E49" w:rsidP="00DF5E49">
      <w:pPr>
        <w:spacing w:line="240" w:lineRule="auto"/>
        <w:jc w:val="center"/>
        <w:rPr>
          <w:rFonts w:ascii="Times New Roman" w:hAnsi="Times New Roman" w:cs="Times New Roman"/>
          <w:b/>
          <w:sz w:val="28"/>
          <w:szCs w:val="28"/>
        </w:rPr>
      </w:pPr>
      <w:r>
        <w:rPr>
          <w:rFonts w:ascii="Times New Roman" w:hAnsi="Times New Roman" w:cs="Times New Roman"/>
          <w:b/>
          <w:sz w:val="28"/>
          <w:szCs w:val="28"/>
        </w:rPr>
        <w:t>SMK NEGERI 1 CIREBON</w:t>
      </w:r>
    </w:p>
    <w:p w14:paraId="41B5DF3F" w14:textId="77777777" w:rsidR="00DF5E49" w:rsidRPr="00776105" w:rsidRDefault="00DF5E49" w:rsidP="00DF5E49">
      <w:pPr>
        <w:spacing w:line="240" w:lineRule="auto"/>
        <w:jc w:val="center"/>
        <w:rPr>
          <w:rFonts w:ascii="Times New Roman" w:hAnsi="Times New Roman" w:cs="Times New Roman"/>
          <w:i/>
          <w:sz w:val="24"/>
          <w:szCs w:val="24"/>
        </w:rPr>
      </w:pPr>
      <w:r w:rsidRPr="00776105">
        <w:rPr>
          <w:rFonts w:ascii="Times New Roman" w:hAnsi="Times New Roman" w:cs="Times New Roman"/>
          <w:i/>
          <w:sz w:val="24"/>
          <w:szCs w:val="24"/>
        </w:rPr>
        <w:t>Jalan Perjuangan By Pass Sunyaragi Telp. (0231) 480202 Cirebon 45132</w:t>
      </w:r>
    </w:p>
    <w:p w14:paraId="25829F23" w14:textId="77777777" w:rsidR="002C0F93" w:rsidRDefault="00DF5E49" w:rsidP="002C0F93">
      <w:pPr>
        <w:jc w:val="center"/>
        <w:rPr>
          <w:rFonts w:ascii="Times New Roman" w:hAnsi="Times New Roman" w:cs="Times New Roman"/>
          <w:b/>
          <w:sz w:val="32"/>
          <w:szCs w:val="32"/>
        </w:rPr>
      </w:pPr>
      <w:r>
        <w:rPr>
          <w:rFonts w:ascii="Times New Roman" w:hAnsi="Times New Roman" w:cs="Times New Roman"/>
          <w:b/>
          <w:sz w:val="32"/>
          <w:szCs w:val="32"/>
        </w:rPr>
        <w:t>2023</w:t>
      </w:r>
    </w:p>
    <w:p w14:paraId="42AE2DA3" w14:textId="77777777" w:rsidR="00276BAE" w:rsidRDefault="00276BAE" w:rsidP="002C0F93">
      <w:pPr>
        <w:pStyle w:val="Heading1"/>
        <w:numPr>
          <w:ilvl w:val="0"/>
          <w:numId w:val="0"/>
        </w:numPr>
        <w:ind w:left="432"/>
        <w:jc w:val="center"/>
        <w:rPr>
          <w:rFonts w:ascii="Times New Roman" w:hAnsi="Times New Roman" w:cs="Times New Roman"/>
          <w:b/>
          <w:bCs/>
          <w:color w:val="auto"/>
          <w:lang w:val="en-US"/>
        </w:rPr>
        <w:sectPr w:rsidR="00276BAE" w:rsidSect="00276BAE">
          <w:footerReference w:type="default" r:id="rId12"/>
          <w:footerReference w:type="first" r:id="rId13"/>
          <w:pgSz w:w="11906" w:h="16838"/>
          <w:pgMar w:top="2268" w:right="1701" w:bottom="1701" w:left="2268" w:header="709" w:footer="709" w:gutter="0"/>
          <w:pgNumType w:fmt="lowerRoman" w:start="1"/>
          <w:cols w:space="708"/>
          <w:titlePg/>
          <w:docGrid w:linePitch="360"/>
        </w:sectPr>
      </w:pPr>
      <w:bookmarkStart w:id="0" w:name="_Toc147990093"/>
    </w:p>
    <w:p w14:paraId="60B3A6A2" w14:textId="77777777" w:rsidR="002C0F93" w:rsidRPr="002C0F93" w:rsidRDefault="002C0F93" w:rsidP="002C0F93">
      <w:pPr>
        <w:pStyle w:val="Heading1"/>
        <w:numPr>
          <w:ilvl w:val="0"/>
          <w:numId w:val="0"/>
        </w:numPr>
        <w:ind w:left="432"/>
        <w:jc w:val="center"/>
        <w:rPr>
          <w:rFonts w:ascii="Times New Roman" w:hAnsi="Times New Roman" w:cs="Times New Roman"/>
          <w:b/>
          <w:bCs/>
          <w:color w:val="auto"/>
          <w:lang w:val="en-US"/>
        </w:rPr>
      </w:pPr>
      <w:bookmarkStart w:id="1" w:name="_Toc148013424"/>
      <w:bookmarkStart w:id="2" w:name="_Toc148013526"/>
      <w:r w:rsidRPr="002C0F93">
        <w:rPr>
          <w:rFonts w:ascii="Times New Roman" w:hAnsi="Times New Roman" w:cs="Times New Roman"/>
          <w:b/>
          <w:bCs/>
          <w:color w:val="auto"/>
          <w:lang w:val="en-US"/>
        </w:rPr>
        <w:lastRenderedPageBreak/>
        <w:t>LEMBAR PENGESAHAN INDUSTRI</w:t>
      </w:r>
      <w:bookmarkEnd w:id="0"/>
      <w:bookmarkEnd w:id="1"/>
      <w:bookmarkEnd w:id="2"/>
    </w:p>
    <w:p w14:paraId="670C7F19" w14:textId="77777777" w:rsidR="002C0F93" w:rsidRPr="002C661D" w:rsidRDefault="002C0F93" w:rsidP="002C0F93">
      <w:pPr>
        <w:spacing w:line="360" w:lineRule="auto"/>
        <w:jc w:val="center"/>
        <w:rPr>
          <w:rFonts w:ascii="Times New Roman" w:hAnsi="Times New Roman" w:cs="Times New Roman"/>
          <w:b/>
          <w:bCs/>
          <w:sz w:val="32"/>
          <w:szCs w:val="32"/>
          <w:lang w:val="en-US"/>
        </w:rPr>
      </w:pPr>
    </w:p>
    <w:p w14:paraId="6574D1A6" w14:textId="77777777" w:rsidR="002C0F93" w:rsidRDefault="002C0F93" w:rsidP="002C0F93">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LAPORAN PRAKTIK KERJA LAPANGAN (PKL)</w:t>
      </w:r>
    </w:p>
    <w:p w14:paraId="4D9BB8E7" w14:textId="77777777" w:rsidR="002C0F93" w:rsidRDefault="002C0F93" w:rsidP="002C0F93">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DI</w:t>
      </w:r>
    </w:p>
    <w:p w14:paraId="6A114976" w14:textId="77777777" w:rsidR="002C0F93" w:rsidRDefault="002C0F93" w:rsidP="002C0F93">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PT. BIN ARIS CORP</w:t>
      </w:r>
    </w:p>
    <w:p w14:paraId="343C2203" w14:textId="77777777" w:rsidR="002C0F93" w:rsidRPr="00EF5A71" w:rsidRDefault="002C0F93" w:rsidP="002C0F93">
      <w:pPr>
        <w:spacing w:line="360" w:lineRule="auto"/>
        <w:jc w:val="center"/>
        <w:rPr>
          <w:rFonts w:ascii="Times New Roman" w:hAnsi="Times New Roman" w:cs="Times New Roman"/>
          <w:b/>
          <w:sz w:val="28"/>
          <w:szCs w:val="28"/>
          <w:lang w:val="en-US"/>
        </w:rPr>
      </w:pPr>
      <w:r w:rsidRPr="00EF5A71">
        <w:rPr>
          <w:rFonts w:ascii="Times New Roman" w:hAnsi="Times New Roman" w:cs="Times New Roman"/>
          <w:b/>
          <w:sz w:val="28"/>
          <w:szCs w:val="28"/>
          <w:lang w:val="en-US"/>
        </w:rPr>
        <w:t xml:space="preserve">SISTEM </w:t>
      </w:r>
      <w:r>
        <w:rPr>
          <w:rFonts w:ascii="Times New Roman" w:hAnsi="Times New Roman" w:cs="Times New Roman"/>
          <w:b/>
          <w:sz w:val="28"/>
          <w:szCs w:val="28"/>
          <w:lang w:val="en-US"/>
        </w:rPr>
        <w:t>INFORMASI</w:t>
      </w:r>
      <w:r w:rsidRPr="00EF5A71">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PERPUSTAKAAN </w:t>
      </w:r>
      <w:r w:rsidRPr="00EF5A71">
        <w:rPr>
          <w:rFonts w:ascii="Times New Roman" w:hAnsi="Times New Roman" w:cs="Times New Roman"/>
          <w:b/>
          <w:sz w:val="28"/>
          <w:szCs w:val="28"/>
          <w:lang w:val="en-US"/>
        </w:rPr>
        <w:t>BERBASIS WEB</w:t>
      </w:r>
    </w:p>
    <w:p w14:paraId="01F1A762" w14:textId="77777777" w:rsidR="002C0F93" w:rsidRDefault="002C0F93" w:rsidP="002C0F93">
      <w:pPr>
        <w:spacing w:line="360" w:lineRule="auto"/>
        <w:jc w:val="center"/>
        <w:rPr>
          <w:rFonts w:ascii="Times New Roman" w:hAnsi="Times New Roman" w:cs="Times New Roman"/>
          <w:b/>
          <w:bCs/>
          <w:sz w:val="28"/>
          <w:szCs w:val="28"/>
          <w:lang w:val="en-US"/>
        </w:rPr>
      </w:pPr>
    </w:p>
    <w:p w14:paraId="2EAF095C" w14:textId="77777777" w:rsidR="002C0F93" w:rsidRDefault="002C0F93" w:rsidP="002C0F9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Telah </w:t>
      </w:r>
      <w:proofErr w:type="spellStart"/>
      <w:r>
        <w:rPr>
          <w:rFonts w:ascii="Times New Roman" w:hAnsi="Times New Roman" w:cs="Times New Roman"/>
          <w:sz w:val="24"/>
          <w:szCs w:val="24"/>
          <w:lang w:val="en-US"/>
        </w:rPr>
        <w:t>diperiksa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disahkan</w:t>
      </w:r>
      <w:proofErr w:type="spellEnd"/>
      <w:r>
        <w:rPr>
          <w:rFonts w:ascii="Times New Roman" w:hAnsi="Times New Roman" w:cs="Times New Roman"/>
          <w:sz w:val="24"/>
          <w:szCs w:val="24"/>
          <w:lang w:val="en-US"/>
        </w:rPr>
        <w:t xml:space="preserve"> pada </w:t>
      </w:r>
      <w:proofErr w:type="spellStart"/>
      <w:proofErr w:type="gramStart"/>
      <w:r>
        <w:rPr>
          <w:rFonts w:ascii="Times New Roman" w:hAnsi="Times New Roman" w:cs="Times New Roman"/>
          <w:sz w:val="24"/>
          <w:szCs w:val="24"/>
          <w:lang w:val="en-US"/>
        </w:rPr>
        <w:t>tanggal</w:t>
      </w:r>
      <w:proofErr w:type="spellEnd"/>
      <w:r>
        <w:rPr>
          <w:rFonts w:ascii="Times New Roman" w:hAnsi="Times New Roman" w:cs="Times New Roman"/>
          <w:sz w:val="24"/>
          <w:szCs w:val="24"/>
          <w:lang w:val="en-US"/>
        </w:rPr>
        <w:t xml:space="preserve"> :</w:t>
      </w:r>
      <w:proofErr w:type="gramEnd"/>
    </w:p>
    <w:p w14:paraId="0C06CF17" w14:textId="77777777" w:rsidR="002C0F93" w:rsidRDefault="002C0F93" w:rsidP="002C0F93">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w:t>
      </w:r>
    </w:p>
    <w:p w14:paraId="7C436677" w14:textId="77777777" w:rsidR="002C0F93" w:rsidRDefault="002C0F93" w:rsidP="002C0F93">
      <w:pPr>
        <w:spacing w:line="360" w:lineRule="auto"/>
        <w:jc w:val="center"/>
        <w:rPr>
          <w:rFonts w:ascii="Times New Roman" w:hAnsi="Times New Roman" w:cs="Times New Roman"/>
          <w:b/>
          <w:bCs/>
          <w:sz w:val="24"/>
          <w:szCs w:val="24"/>
          <w:lang w:val="en-US"/>
        </w:rPr>
      </w:pPr>
    </w:p>
    <w:p w14:paraId="40BEDD84" w14:textId="77777777" w:rsidR="002C0F93" w:rsidRDefault="002C0F93" w:rsidP="002C0F93">
      <w:pPr>
        <w:spacing w:line="360" w:lineRule="auto"/>
        <w:jc w:val="center"/>
        <w:rPr>
          <w:rFonts w:ascii="Times New Roman" w:hAnsi="Times New Roman" w:cs="Times New Roman"/>
          <w:b/>
          <w:bCs/>
          <w:sz w:val="24"/>
          <w:szCs w:val="24"/>
          <w:lang w:val="en-US"/>
        </w:rPr>
      </w:pPr>
    </w:p>
    <w:p w14:paraId="7544D536" w14:textId="77777777" w:rsidR="002C0F93" w:rsidRDefault="002C0F93" w:rsidP="002C0F93">
      <w:pPr>
        <w:spacing w:after="0" w:line="36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Pr="005641EA">
        <w:rPr>
          <w:rFonts w:ascii="Times New Roman" w:hAnsi="Times New Roman" w:cs="Times New Roman"/>
          <w:sz w:val="24"/>
          <w:szCs w:val="24"/>
        </w:rPr>
        <w:t>Section Head</w:t>
      </w:r>
      <w:r w:rsidRPr="005641EA">
        <w:rPr>
          <w:rFonts w:ascii="Times New Roman" w:hAnsi="Times New Roman" w:cs="Times New Roman"/>
          <w:sz w:val="24"/>
          <w:szCs w:val="24"/>
          <w:lang w:val="en-US"/>
        </w:rPr>
        <w:t xml:space="preserve">    </w:t>
      </w:r>
      <w:r w:rsidRPr="005641EA">
        <w:rPr>
          <w:rFonts w:ascii="Times New Roman" w:hAnsi="Times New Roman" w:cs="Times New Roman"/>
          <w:sz w:val="24"/>
          <w:szCs w:val="24"/>
          <w:lang w:val="en-US"/>
        </w:rPr>
        <w:tab/>
      </w:r>
      <w:r w:rsidRPr="005641EA">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w:t>
      </w:r>
      <w:r w:rsidRPr="005641EA">
        <w:rPr>
          <w:rFonts w:ascii="Times New Roman" w:hAnsi="Times New Roman" w:cs="Times New Roman"/>
          <w:sz w:val="24"/>
          <w:szCs w:val="24"/>
        </w:rPr>
        <w:t>Pembimbing Industri</w:t>
      </w:r>
    </w:p>
    <w:p w14:paraId="6CB464A9" w14:textId="77777777" w:rsidR="002C0F93" w:rsidRPr="00D5235B" w:rsidRDefault="002C0F93" w:rsidP="002C0F93">
      <w:pPr>
        <w:spacing w:after="0" w:line="36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   PT. Bin Aris Corp</w:t>
      </w:r>
      <w:r w:rsidRPr="005641EA">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 xml:space="preserve">                           PT. Bin Aris Corp,</w:t>
      </w:r>
    </w:p>
    <w:p w14:paraId="5F86A4E6" w14:textId="77777777" w:rsidR="002C0F93" w:rsidRPr="005641EA" w:rsidRDefault="002C0F93" w:rsidP="002C0F93">
      <w:pPr>
        <w:spacing w:line="360" w:lineRule="auto"/>
        <w:jc w:val="center"/>
        <w:rPr>
          <w:rFonts w:ascii="Times New Roman" w:hAnsi="Times New Roman" w:cs="Times New Roman"/>
          <w:sz w:val="24"/>
          <w:szCs w:val="24"/>
        </w:rPr>
      </w:pPr>
    </w:p>
    <w:p w14:paraId="4B70EEFC" w14:textId="77777777" w:rsidR="002C0F93" w:rsidRDefault="002C0F93" w:rsidP="002C0F9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188FE68E" w14:textId="0C269A7E" w:rsidR="00325B90" w:rsidRDefault="002C0F93" w:rsidP="002C0F93">
      <w:pPr>
        <w:spacing w:line="360" w:lineRule="auto"/>
        <w:jc w:val="center"/>
        <w:rPr>
          <w:rFonts w:ascii="Times New Roman" w:hAnsi="Times New Roman" w:cs="Times New Roman"/>
          <w:b/>
          <w:bCs/>
          <w:sz w:val="24"/>
          <w:szCs w:val="24"/>
          <w:u w:val="single"/>
          <w:lang w:val="en-US"/>
        </w:rPr>
        <w:sectPr w:rsidR="00325B90" w:rsidSect="00276BAE">
          <w:pgSz w:w="11906" w:h="16838"/>
          <w:pgMar w:top="2268" w:right="1701" w:bottom="1701" w:left="2268" w:header="709" w:footer="709" w:gutter="0"/>
          <w:pgNumType w:fmt="lowerRoman" w:start="1"/>
          <w:cols w:space="708"/>
          <w:titlePg/>
          <w:docGrid w:linePitch="360"/>
        </w:sectPr>
      </w:pPr>
      <w:r>
        <w:rPr>
          <w:rFonts w:ascii="Times New Roman" w:hAnsi="Times New Roman" w:cs="Times New Roman"/>
          <w:sz w:val="24"/>
          <w:szCs w:val="24"/>
          <w:lang w:val="en-US"/>
        </w:rPr>
        <w:t xml:space="preserve"> </w:t>
      </w:r>
      <w:r>
        <w:rPr>
          <w:rFonts w:ascii="Times New Roman" w:hAnsi="Times New Roman" w:cs="Times New Roman"/>
          <w:b/>
          <w:bCs/>
          <w:sz w:val="24"/>
          <w:szCs w:val="24"/>
          <w:u w:val="single"/>
          <w:lang w:val="en-US"/>
        </w:rPr>
        <w:t>ARIS PANDU WINATA</w:t>
      </w:r>
      <w:r w:rsidRPr="005641EA">
        <w:rPr>
          <w:rFonts w:ascii="Times New Roman" w:hAnsi="Times New Roman" w:cs="Times New Roman"/>
          <w:sz w:val="24"/>
          <w:szCs w:val="24"/>
        </w:rPr>
        <w:tab/>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w:t>
      </w:r>
      <w:r>
        <w:rPr>
          <w:rFonts w:ascii="Times New Roman" w:hAnsi="Times New Roman" w:cs="Times New Roman"/>
          <w:sz w:val="24"/>
          <w:szCs w:val="24"/>
          <w:lang w:val="en-US"/>
        </w:rPr>
        <w:tab/>
      </w:r>
      <w:r>
        <w:rPr>
          <w:rFonts w:ascii="Times New Roman" w:hAnsi="Times New Roman" w:cs="Times New Roman"/>
          <w:b/>
          <w:bCs/>
          <w:sz w:val="24"/>
          <w:szCs w:val="24"/>
          <w:u w:val="single"/>
          <w:lang w:val="en-US"/>
        </w:rPr>
        <w:t>ARIS PANDU WINAT</w:t>
      </w:r>
      <w:r w:rsidR="00325B90">
        <w:rPr>
          <w:rFonts w:ascii="Times New Roman" w:hAnsi="Times New Roman" w:cs="Times New Roman"/>
          <w:b/>
          <w:bCs/>
          <w:sz w:val="24"/>
          <w:szCs w:val="24"/>
          <w:u w:val="single"/>
          <w:lang w:val="en-US"/>
        </w:rPr>
        <w:t>A</w:t>
      </w:r>
    </w:p>
    <w:p w14:paraId="4663DB4A" w14:textId="40017D82" w:rsidR="00B06910" w:rsidRPr="002C0F93" w:rsidRDefault="00B06910" w:rsidP="00325B90">
      <w:pPr>
        <w:pStyle w:val="Heading1"/>
        <w:numPr>
          <w:ilvl w:val="0"/>
          <w:numId w:val="0"/>
        </w:numPr>
        <w:jc w:val="center"/>
        <w:rPr>
          <w:rFonts w:ascii="Times New Roman" w:hAnsi="Times New Roman" w:cs="Times New Roman"/>
          <w:b/>
          <w:bCs/>
          <w:lang w:val="en-US"/>
        </w:rPr>
      </w:pPr>
      <w:bookmarkStart w:id="3" w:name="_Toc147986962"/>
      <w:bookmarkStart w:id="4" w:name="_Toc147990094"/>
      <w:bookmarkStart w:id="5" w:name="_Toc148013425"/>
      <w:bookmarkStart w:id="6" w:name="_Toc148013527"/>
      <w:r w:rsidRPr="002C0F93">
        <w:rPr>
          <w:rFonts w:ascii="Times New Roman" w:hAnsi="Times New Roman" w:cs="Times New Roman"/>
          <w:b/>
          <w:bCs/>
          <w:color w:val="auto"/>
          <w:lang w:val="en-US"/>
        </w:rPr>
        <w:lastRenderedPageBreak/>
        <w:t>LEMBAR PENGESAHAN SEKOLAH</w:t>
      </w:r>
      <w:bookmarkEnd w:id="3"/>
      <w:bookmarkEnd w:id="4"/>
      <w:bookmarkEnd w:id="5"/>
      <w:bookmarkEnd w:id="6"/>
    </w:p>
    <w:p w14:paraId="5718421B" w14:textId="77777777" w:rsidR="002C0F93" w:rsidRPr="002C0F93" w:rsidRDefault="002C0F93" w:rsidP="002C0F93">
      <w:pPr>
        <w:rPr>
          <w:lang w:val="en-US"/>
        </w:rPr>
      </w:pPr>
    </w:p>
    <w:p w14:paraId="7FE08FC1" w14:textId="77777777" w:rsidR="00B06910" w:rsidRDefault="00B06910" w:rsidP="00B06910">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LAPORAN PRAKTIK KERJA LAPANGAN (PKL)</w:t>
      </w:r>
    </w:p>
    <w:p w14:paraId="64F7D234" w14:textId="77777777" w:rsidR="00B06910" w:rsidRDefault="00B06910" w:rsidP="00B06910">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DI</w:t>
      </w:r>
    </w:p>
    <w:p w14:paraId="1247EEBC" w14:textId="77777777" w:rsidR="00B06910" w:rsidRDefault="00B06910" w:rsidP="00B06910">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PT. BIN ARIS CORP</w:t>
      </w:r>
    </w:p>
    <w:p w14:paraId="6C9E4D9A" w14:textId="77777777" w:rsidR="00B06910" w:rsidRPr="00EF5A71" w:rsidRDefault="00B06910" w:rsidP="00B06910">
      <w:pPr>
        <w:spacing w:line="360" w:lineRule="auto"/>
        <w:jc w:val="center"/>
        <w:rPr>
          <w:rFonts w:ascii="Times New Roman" w:hAnsi="Times New Roman" w:cs="Times New Roman"/>
          <w:b/>
          <w:sz w:val="28"/>
          <w:szCs w:val="28"/>
          <w:lang w:val="en-US"/>
        </w:rPr>
      </w:pPr>
      <w:r w:rsidRPr="00EF5A71">
        <w:rPr>
          <w:rFonts w:ascii="Times New Roman" w:hAnsi="Times New Roman" w:cs="Times New Roman"/>
          <w:b/>
          <w:sz w:val="28"/>
          <w:szCs w:val="28"/>
          <w:lang w:val="en-US"/>
        </w:rPr>
        <w:t xml:space="preserve">SISTEM </w:t>
      </w:r>
      <w:r>
        <w:rPr>
          <w:rFonts w:ascii="Times New Roman" w:hAnsi="Times New Roman" w:cs="Times New Roman"/>
          <w:b/>
          <w:sz w:val="28"/>
          <w:szCs w:val="28"/>
          <w:lang w:val="en-US"/>
        </w:rPr>
        <w:t>INFORMASI</w:t>
      </w:r>
      <w:r w:rsidRPr="00EF5A71">
        <w:rPr>
          <w:rFonts w:ascii="Times New Roman" w:hAnsi="Times New Roman" w:cs="Times New Roman"/>
          <w:b/>
          <w:sz w:val="28"/>
          <w:szCs w:val="28"/>
          <w:lang w:val="en-US"/>
        </w:rPr>
        <w:t xml:space="preserve"> </w:t>
      </w:r>
      <w:r>
        <w:rPr>
          <w:rFonts w:ascii="Times New Roman" w:hAnsi="Times New Roman" w:cs="Times New Roman"/>
          <w:b/>
          <w:sz w:val="28"/>
          <w:szCs w:val="28"/>
          <w:lang w:val="en-US"/>
        </w:rPr>
        <w:t>PERPUSTAKAAN</w:t>
      </w:r>
      <w:r w:rsidRPr="00EF5A71">
        <w:rPr>
          <w:rFonts w:ascii="Times New Roman" w:hAnsi="Times New Roman" w:cs="Times New Roman"/>
          <w:b/>
          <w:sz w:val="28"/>
          <w:szCs w:val="28"/>
          <w:lang w:val="en-US"/>
        </w:rPr>
        <w:t xml:space="preserve"> BERBASIS WEB</w:t>
      </w:r>
    </w:p>
    <w:p w14:paraId="10140CB4" w14:textId="77777777" w:rsidR="00B06910" w:rsidRDefault="00B06910" w:rsidP="00B06910">
      <w:pPr>
        <w:spacing w:line="360" w:lineRule="auto"/>
        <w:jc w:val="center"/>
        <w:rPr>
          <w:rFonts w:ascii="Times New Roman" w:hAnsi="Times New Roman" w:cs="Times New Roman"/>
          <w:b/>
          <w:bCs/>
          <w:sz w:val="28"/>
          <w:szCs w:val="28"/>
          <w:lang w:val="en-US"/>
        </w:rPr>
      </w:pPr>
    </w:p>
    <w:p w14:paraId="074B1A60" w14:textId="0AA0FEE8" w:rsidR="005035F5" w:rsidRDefault="005035F5" w:rsidP="005035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Telah </w:t>
      </w:r>
      <w:proofErr w:type="spellStart"/>
      <w:r>
        <w:rPr>
          <w:rFonts w:ascii="Times New Roman" w:hAnsi="Times New Roman" w:cs="Times New Roman"/>
          <w:sz w:val="24"/>
          <w:szCs w:val="24"/>
          <w:lang w:val="en-US"/>
        </w:rPr>
        <w:t>diperiksa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disahkan</w:t>
      </w:r>
      <w:proofErr w:type="spellEnd"/>
      <w:r>
        <w:rPr>
          <w:rFonts w:ascii="Times New Roman" w:hAnsi="Times New Roman" w:cs="Times New Roman"/>
          <w:sz w:val="24"/>
          <w:szCs w:val="24"/>
          <w:lang w:val="en-US"/>
        </w:rPr>
        <w:t xml:space="preserve"> pada </w:t>
      </w:r>
      <w:proofErr w:type="spellStart"/>
      <w:proofErr w:type="gramStart"/>
      <w:r>
        <w:rPr>
          <w:rFonts w:ascii="Times New Roman" w:hAnsi="Times New Roman" w:cs="Times New Roman"/>
          <w:sz w:val="24"/>
          <w:szCs w:val="24"/>
          <w:lang w:val="en-US"/>
        </w:rPr>
        <w:t>tanggal</w:t>
      </w:r>
      <w:proofErr w:type="spellEnd"/>
      <w:r>
        <w:rPr>
          <w:rFonts w:ascii="Times New Roman" w:hAnsi="Times New Roman" w:cs="Times New Roman"/>
          <w:sz w:val="24"/>
          <w:szCs w:val="24"/>
          <w:lang w:val="en-US"/>
        </w:rPr>
        <w:t xml:space="preserve"> :</w:t>
      </w:r>
      <w:proofErr w:type="gramEnd"/>
    </w:p>
    <w:p w14:paraId="673F8367" w14:textId="77777777" w:rsidR="005035F5" w:rsidRDefault="005035F5" w:rsidP="005035F5">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w:t>
      </w:r>
    </w:p>
    <w:p w14:paraId="49A5B604" w14:textId="77777777" w:rsidR="00B06910" w:rsidRDefault="00B06910" w:rsidP="00B06910">
      <w:pPr>
        <w:spacing w:line="360" w:lineRule="auto"/>
        <w:rPr>
          <w:rFonts w:ascii="Times New Roman" w:hAnsi="Times New Roman" w:cs="Times New Roman"/>
          <w:sz w:val="24"/>
          <w:szCs w:val="24"/>
          <w:u w:val="dotted"/>
          <w:lang w:val="en-US"/>
        </w:rPr>
      </w:pPr>
    </w:p>
    <w:p w14:paraId="754498B5" w14:textId="5316C4E0" w:rsidR="00B06910" w:rsidRDefault="00B06910" w:rsidP="00B06910">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Kepala</w:t>
      </w:r>
      <w:proofErr w:type="spellEnd"/>
      <w:r>
        <w:rPr>
          <w:rFonts w:ascii="Times New Roman" w:hAnsi="Times New Roman" w:cs="Times New Roman"/>
          <w:sz w:val="24"/>
          <w:szCs w:val="24"/>
          <w:lang w:val="en-US"/>
        </w:rPr>
        <w:t xml:space="preserve"> Program </w:t>
      </w:r>
      <w:proofErr w:type="spellStart"/>
      <w:proofErr w:type="gramStart"/>
      <w:r>
        <w:rPr>
          <w:rFonts w:ascii="Times New Roman" w:hAnsi="Times New Roman" w:cs="Times New Roman"/>
          <w:sz w:val="24"/>
          <w:szCs w:val="24"/>
          <w:lang w:val="en-US"/>
        </w:rPr>
        <w:t>Keahlian</w:t>
      </w:r>
      <w:proofErr w:type="spellEnd"/>
      <w:r w:rsidRPr="005641EA">
        <w:rPr>
          <w:rFonts w:ascii="Times New Roman" w:hAnsi="Times New Roman" w:cs="Times New Roman"/>
          <w:sz w:val="24"/>
          <w:szCs w:val="24"/>
        </w:rPr>
        <w:t>,</w:t>
      </w:r>
      <w:r w:rsidRPr="005641EA">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r w:rsidRPr="005641EA">
        <w:rPr>
          <w:rFonts w:ascii="Times New Roman" w:hAnsi="Times New Roman" w:cs="Times New Roman"/>
          <w:sz w:val="24"/>
          <w:szCs w:val="24"/>
          <w:lang w:val="en-US"/>
        </w:rPr>
        <w:t xml:space="preserve">  </w:t>
      </w:r>
      <w:r w:rsidRPr="005641EA">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00F054B3">
        <w:rPr>
          <w:rFonts w:ascii="Times New Roman" w:hAnsi="Times New Roman" w:cs="Times New Roman"/>
          <w:sz w:val="24"/>
          <w:szCs w:val="24"/>
          <w:lang w:val="en-US"/>
        </w:rPr>
        <w:t xml:space="preserve">  </w:t>
      </w:r>
      <w:r w:rsidR="00612D48">
        <w:rPr>
          <w:rFonts w:ascii="Times New Roman" w:hAnsi="Times New Roman" w:cs="Times New Roman"/>
          <w:sz w:val="24"/>
          <w:szCs w:val="24"/>
          <w:lang w:val="en-US"/>
        </w:rPr>
        <w:t xml:space="preserve"> </w:t>
      </w:r>
      <w:r w:rsidRPr="005641EA">
        <w:rPr>
          <w:rFonts w:ascii="Times New Roman" w:hAnsi="Times New Roman" w:cs="Times New Roman"/>
          <w:sz w:val="24"/>
          <w:szCs w:val="24"/>
        </w:rPr>
        <w:t xml:space="preserve">Pembimbing </w:t>
      </w:r>
      <w:proofErr w:type="spellStart"/>
      <w:r>
        <w:rPr>
          <w:rFonts w:ascii="Times New Roman" w:hAnsi="Times New Roman" w:cs="Times New Roman"/>
          <w:sz w:val="24"/>
          <w:szCs w:val="24"/>
          <w:lang w:val="en-US"/>
        </w:rPr>
        <w:t>Sekolah</w:t>
      </w:r>
      <w:proofErr w:type="spellEnd"/>
      <w:r w:rsidRPr="005641EA">
        <w:rPr>
          <w:rFonts w:ascii="Times New Roman" w:hAnsi="Times New Roman" w:cs="Times New Roman"/>
          <w:sz w:val="24"/>
          <w:szCs w:val="24"/>
        </w:rPr>
        <w:t>,</w:t>
      </w:r>
    </w:p>
    <w:p w14:paraId="63A34F1D" w14:textId="77777777" w:rsidR="00B06910" w:rsidRPr="005641EA" w:rsidRDefault="00B06910" w:rsidP="00B06910">
      <w:pPr>
        <w:spacing w:line="360" w:lineRule="auto"/>
        <w:jc w:val="center"/>
        <w:rPr>
          <w:rFonts w:ascii="Times New Roman" w:hAnsi="Times New Roman" w:cs="Times New Roman"/>
          <w:sz w:val="24"/>
          <w:szCs w:val="24"/>
        </w:rPr>
      </w:pPr>
    </w:p>
    <w:p w14:paraId="0B1EF304" w14:textId="77777777" w:rsidR="00B06910" w:rsidRDefault="00B06910" w:rsidP="00B0691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3D5D8E03" w14:textId="77777777" w:rsidR="00B06910" w:rsidRPr="005C5847" w:rsidRDefault="00B06910" w:rsidP="00B06910">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u w:val="single"/>
          <w:lang w:val="en-US"/>
        </w:rPr>
        <w:t xml:space="preserve">DUDUNG ZULKIPLI, </w:t>
      </w:r>
      <w:proofErr w:type="spellStart"/>
      <w:proofErr w:type="gramStart"/>
      <w:r>
        <w:rPr>
          <w:rFonts w:ascii="Times New Roman" w:hAnsi="Times New Roman" w:cs="Times New Roman"/>
          <w:b/>
          <w:bCs/>
          <w:sz w:val="24"/>
          <w:szCs w:val="24"/>
          <w:u w:val="single"/>
          <w:lang w:val="en-US"/>
        </w:rPr>
        <w:t>S.Kom</w:t>
      </w:r>
      <w:proofErr w:type="spellEnd"/>
      <w:proofErr w:type="gramEnd"/>
      <w:r w:rsidRPr="005641EA">
        <w:rPr>
          <w:rFonts w:ascii="Times New Roman" w:hAnsi="Times New Roman" w:cs="Times New Roman"/>
          <w:sz w:val="24"/>
          <w:szCs w:val="24"/>
        </w:rPr>
        <w:tab/>
      </w:r>
      <w:r w:rsidRPr="005641EA">
        <w:rPr>
          <w:rFonts w:ascii="Times New Roman" w:hAnsi="Times New Roman" w:cs="Times New Roman"/>
          <w:sz w:val="24"/>
          <w:szCs w:val="24"/>
        </w:rPr>
        <w:tab/>
      </w:r>
      <w:r>
        <w:rPr>
          <w:rFonts w:ascii="Times New Roman" w:hAnsi="Times New Roman" w:cs="Times New Roman"/>
          <w:sz w:val="24"/>
          <w:szCs w:val="24"/>
          <w:lang w:val="en-US"/>
        </w:rPr>
        <w:t xml:space="preserve">        </w:t>
      </w:r>
      <w:r>
        <w:rPr>
          <w:rFonts w:ascii="Times New Roman" w:hAnsi="Times New Roman" w:cs="Times New Roman"/>
          <w:b/>
          <w:bCs/>
          <w:sz w:val="24"/>
          <w:szCs w:val="24"/>
          <w:u w:val="single"/>
          <w:lang w:val="en-US"/>
        </w:rPr>
        <w:t>AGUS TRIWIYANTO, S.T.</w:t>
      </w:r>
    </w:p>
    <w:p w14:paraId="491DCD59" w14:textId="78F3CFB0" w:rsidR="00B06910" w:rsidRDefault="00B06910" w:rsidP="00B0691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NIP</w:t>
      </w:r>
      <w:r w:rsidRPr="005C5847">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Pr="005C5847">
        <w:rPr>
          <w:rFonts w:ascii="Times New Roman" w:hAnsi="Times New Roman" w:cs="Times New Roman"/>
          <w:b/>
          <w:bCs/>
          <w:sz w:val="24"/>
          <w:szCs w:val="24"/>
          <w:lang w:val="en-US"/>
        </w:rPr>
        <w:tab/>
      </w:r>
      <w:r w:rsidR="002959B5" w:rsidRPr="002959B5">
        <w:rPr>
          <w:rFonts w:ascii="Times New Roman" w:hAnsi="Times New Roman" w:cs="Times New Roman"/>
          <w:b/>
          <w:bCs/>
          <w:sz w:val="24"/>
          <w:szCs w:val="24"/>
          <w:lang w:val="en-US"/>
        </w:rPr>
        <w:t>198506082010011017</w:t>
      </w:r>
      <w:r w:rsidRPr="005C5847">
        <w:rPr>
          <w:rFonts w:ascii="Times New Roman" w:hAnsi="Times New Roman" w:cs="Times New Roman"/>
          <w:b/>
          <w:bCs/>
          <w:sz w:val="24"/>
          <w:szCs w:val="24"/>
          <w:lang w:val="en-US"/>
        </w:rPr>
        <w:tab/>
      </w:r>
      <w:r w:rsidRPr="005C5847">
        <w:rPr>
          <w:rFonts w:ascii="Times New Roman" w:hAnsi="Times New Roman" w:cs="Times New Roman"/>
          <w:b/>
          <w:bCs/>
          <w:sz w:val="24"/>
          <w:szCs w:val="24"/>
          <w:lang w:val="en-US"/>
        </w:rPr>
        <w:tab/>
      </w:r>
      <w:r w:rsidR="002959B5">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proofErr w:type="gramStart"/>
      <w:r w:rsidRPr="005C5847">
        <w:rPr>
          <w:rFonts w:ascii="Times New Roman" w:hAnsi="Times New Roman" w:cs="Times New Roman"/>
          <w:b/>
          <w:bCs/>
          <w:sz w:val="24"/>
          <w:szCs w:val="24"/>
          <w:lang w:val="en-US"/>
        </w:rPr>
        <w:t>N</w:t>
      </w:r>
      <w:r>
        <w:rPr>
          <w:rFonts w:ascii="Times New Roman" w:hAnsi="Times New Roman" w:cs="Times New Roman"/>
          <w:b/>
          <w:bCs/>
          <w:sz w:val="24"/>
          <w:szCs w:val="24"/>
          <w:lang w:val="en-US"/>
        </w:rPr>
        <w:t>IP</w:t>
      </w:r>
      <w:proofErr w:type="gramEnd"/>
      <w:r w:rsidRPr="005C5847">
        <w:rPr>
          <w:rFonts w:ascii="Times New Roman" w:hAnsi="Times New Roman" w:cs="Times New Roman"/>
          <w:b/>
          <w:bCs/>
          <w:sz w:val="24"/>
          <w:szCs w:val="24"/>
          <w:lang w:val="en-US"/>
        </w:rPr>
        <w:t>.</w:t>
      </w:r>
      <w:r w:rsidR="002959B5">
        <w:rPr>
          <w:rFonts w:ascii="Times New Roman" w:hAnsi="Times New Roman" w:cs="Times New Roman"/>
          <w:b/>
          <w:bCs/>
          <w:sz w:val="24"/>
          <w:szCs w:val="24"/>
          <w:lang w:val="en-US"/>
        </w:rPr>
        <w:t xml:space="preserve"> </w:t>
      </w:r>
      <w:r w:rsidR="002959B5" w:rsidRPr="002959B5">
        <w:rPr>
          <w:rFonts w:ascii="Times New Roman" w:hAnsi="Times New Roman" w:cs="Times New Roman"/>
          <w:b/>
          <w:bCs/>
          <w:sz w:val="24"/>
          <w:szCs w:val="24"/>
          <w:lang w:val="en-US"/>
        </w:rPr>
        <w:t>197808222010011015</w:t>
      </w:r>
    </w:p>
    <w:p w14:paraId="175BBB62" w14:textId="77777777" w:rsidR="00B06910" w:rsidRPr="005C5847" w:rsidRDefault="00B06910" w:rsidP="00B06910">
      <w:pPr>
        <w:spacing w:after="0" w:line="360" w:lineRule="auto"/>
        <w:jc w:val="center"/>
        <w:rPr>
          <w:rFonts w:ascii="Times New Roman" w:hAnsi="Times New Roman" w:cs="Times New Roman"/>
          <w:b/>
          <w:bCs/>
          <w:sz w:val="24"/>
          <w:szCs w:val="24"/>
          <w:lang w:val="en-US"/>
        </w:rPr>
      </w:pPr>
    </w:p>
    <w:p w14:paraId="35304F3B" w14:textId="77777777" w:rsidR="00B06910" w:rsidRDefault="00B06910" w:rsidP="00B06910">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lang w:val="en-US"/>
        </w:rPr>
        <w:t>Mengetahui</w:t>
      </w:r>
      <w:proofErr w:type="spellEnd"/>
      <w:r w:rsidRPr="005641EA">
        <w:rPr>
          <w:rFonts w:ascii="Times New Roman" w:hAnsi="Times New Roman" w:cs="Times New Roman"/>
          <w:sz w:val="24"/>
          <w:szCs w:val="24"/>
        </w:rPr>
        <w:t>,</w:t>
      </w:r>
    </w:p>
    <w:p w14:paraId="195C5FDB" w14:textId="77777777" w:rsidR="00B06910" w:rsidRDefault="00B06910" w:rsidP="00B06910">
      <w:pPr>
        <w:spacing w:after="0"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Kepala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Sekolah</w:t>
      </w:r>
      <w:proofErr w:type="spellEnd"/>
      <w:r>
        <w:rPr>
          <w:rFonts w:ascii="Times New Roman" w:hAnsi="Times New Roman" w:cs="Times New Roman"/>
          <w:sz w:val="24"/>
          <w:szCs w:val="24"/>
          <w:lang w:val="en-US"/>
        </w:rPr>
        <w:t xml:space="preserve"> SMK Negeri 1 Cirebon</w:t>
      </w:r>
    </w:p>
    <w:p w14:paraId="07D60ABC" w14:textId="77777777" w:rsidR="00B06910" w:rsidRPr="005C5847" w:rsidRDefault="00B06910" w:rsidP="00B06910">
      <w:pPr>
        <w:spacing w:line="360" w:lineRule="auto"/>
        <w:jc w:val="center"/>
        <w:rPr>
          <w:rFonts w:ascii="Times New Roman" w:hAnsi="Times New Roman" w:cs="Times New Roman"/>
          <w:sz w:val="24"/>
          <w:szCs w:val="24"/>
          <w:lang w:val="en-US"/>
        </w:rPr>
      </w:pPr>
    </w:p>
    <w:p w14:paraId="39668E49" w14:textId="77777777" w:rsidR="00B06910" w:rsidRPr="005641EA" w:rsidRDefault="00B06910" w:rsidP="00B06910">
      <w:pPr>
        <w:spacing w:line="360" w:lineRule="auto"/>
        <w:jc w:val="center"/>
        <w:rPr>
          <w:rFonts w:ascii="Times New Roman" w:hAnsi="Times New Roman" w:cs="Times New Roman"/>
          <w:sz w:val="24"/>
          <w:szCs w:val="24"/>
          <w:lang w:val="en-US"/>
        </w:rPr>
      </w:pPr>
    </w:p>
    <w:p w14:paraId="2E6D6501" w14:textId="77777777" w:rsidR="00B06910" w:rsidRPr="000777B6" w:rsidRDefault="00B06910" w:rsidP="00B06910">
      <w:pPr>
        <w:spacing w:after="0" w:line="360" w:lineRule="auto"/>
        <w:jc w:val="center"/>
        <w:rPr>
          <w:rFonts w:ascii="Times New Roman" w:hAnsi="Times New Roman" w:cs="Times New Roman"/>
          <w:b/>
          <w:bCs/>
          <w:sz w:val="24"/>
          <w:szCs w:val="24"/>
          <w:u w:val="single"/>
        </w:rPr>
      </w:pPr>
      <w:r w:rsidRPr="000777B6">
        <w:rPr>
          <w:rFonts w:ascii="Times New Roman" w:hAnsi="Times New Roman" w:cs="Times New Roman"/>
          <w:b/>
          <w:bCs/>
          <w:sz w:val="24"/>
          <w:szCs w:val="24"/>
          <w:u w:val="single"/>
        </w:rPr>
        <w:t>A</w:t>
      </w:r>
      <w:r>
        <w:rPr>
          <w:rFonts w:ascii="Times New Roman" w:hAnsi="Times New Roman" w:cs="Times New Roman"/>
          <w:b/>
          <w:bCs/>
          <w:sz w:val="24"/>
          <w:szCs w:val="24"/>
          <w:u w:val="single"/>
          <w:lang w:val="en-US"/>
        </w:rPr>
        <w:t>RIFUDDIN</w:t>
      </w:r>
      <w:r w:rsidRPr="000777B6">
        <w:rPr>
          <w:rFonts w:ascii="Times New Roman" w:hAnsi="Times New Roman" w:cs="Times New Roman"/>
          <w:b/>
          <w:bCs/>
          <w:sz w:val="24"/>
          <w:szCs w:val="24"/>
          <w:u w:val="single"/>
        </w:rPr>
        <w:t>, S.Pd.,M.T.</w:t>
      </w:r>
    </w:p>
    <w:p w14:paraId="0922C001" w14:textId="77777777" w:rsidR="00325B90" w:rsidRDefault="00FB0D5D" w:rsidP="005035F5">
      <w:pPr>
        <w:spacing w:line="360" w:lineRule="auto"/>
        <w:ind w:left="2160"/>
        <w:rPr>
          <w:rFonts w:ascii="Times New Roman" w:hAnsi="Times New Roman" w:cs="Times New Roman"/>
          <w:b/>
          <w:bCs/>
          <w:sz w:val="24"/>
          <w:szCs w:val="24"/>
          <w:lang w:val="en-US"/>
        </w:rPr>
        <w:sectPr w:rsidR="00325B90" w:rsidSect="00276BAE">
          <w:pgSz w:w="11906" w:h="16838"/>
          <w:pgMar w:top="2268" w:right="1701" w:bottom="1701" w:left="2268" w:header="709" w:footer="709" w:gutter="0"/>
          <w:pgNumType w:fmt="lowerRoman" w:start="2"/>
          <w:cols w:space="708"/>
          <w:titlePg/>
          <w:docGrid w:linePitch="360"/>
        </w:sectPr>
      </w:pPr>
      <w:r>
        <w:rPr>
          <w:rFonts w:ascii="Times New Roman" w:hAnsi="Times New Roman" w:cs="Times New Roman"/>
          <w:b/>
          <w:bCs/>
          <w:sz w:val="24"/>
          <w:szCs w:val="24"/>
          <w:lang w:val="en-US"/>
        </w:rPr>
        <w:t xml:space="preserve">        </w:t>
      </w:r>
      <w:r w:rsidR="00B06910" w:rsidRPr="000777B6">
        <w:rPr>
          <w:rFonts w:ascii="Times New Roman" w:hAnsi="Times New Roman" w:cs="Times New Roman"/>
          <w:b/>
          <w:bCs/>
          <w:sz w:val="24"/>
          <w:szCs w:val="24"/>
          <w:lang w:val="en-US"/>
        </w:rPr>
        <w:t>NIP.</w:t>
      </w:r>
      <w:r w:rsidR="00612D48">
        <w:rPr>
          <w:rFonts w:ascii="Times New Roman" w:hAnsi="Times New Roman" w:cs="Times New Roman"/>
          <w:b/>
          <w:bCs/>
          <w:sz w:val="24"/>
          <w:szCs w:val="24"/>
          <w:lang w:val="en-US"/>
        </w:rPr>
        <w:t xml:space="preserve"> 19750806200031003</w:t>
      </w:r>
    </w:p>
    <w:p w14:paraId="2D171755" w14:textId="7FC7AB9A" w:rsidR="00867F3A" w:rsidRDefault="00FF2EBC" w:rsidP="002C0F93">
      <w:pPr>
        <w:pStyle w:val="Heading1"/>
        <w:numPr>
          <w:ilvl w:val="0"/>
          <w:numId w:val="0"/>
        </w:numPr>
        <w:spacing w:before="0" w:line="360" w:lineRule="auto"/>
        <w:jc w:val="center"/>
        <w:rPr>
          <w:rFonts w:ascii="Times New Roman" w:hAnsi="Times New Roman" w:cs="Times New Roman"/>
          <w:b/>
          <w:bCs/>
          <w:color w:val="auto"/>
          <w:lang w:val="en-US"/>
        </w:rPr>
      </w:pPr>
      <w:bookmarkStart w:id="7" w:name="_Toc147990095"/>
      <w:bookmarkStart w:id="8" w:name="_Toc148013426"/>
      <w:bookmarkStart w:id="9" w:name="_Toc148013528"/>
      <w:r w:rsidRPr="002C0F93">
        <w:rPr>
          <w:rFonts w:ascii="Times New Roman" w:hAnsi="Times New Roman" w:cs="Times New Roman"/>
          <w:b/>
          <w:bCs/>
          <w:color w:val="auto"/>
          <w:lang w:val="en-US"/>
        </w:rPr>
        <w:lastRenderedPageBreak/>
        <w:t>KATA PENGANTAR</w:t>
      </w:r>
      <w:bookmarkEnd w:id="7"/>
      <w:bookmarkEnd w:id="8"/>
      <w:bookmarkEnd w:id="9"/>
    </w:p>
    <w:p w14:paraId="300BB7AA" w14:textId="77777777" w:rsidR="00AB51C1" w:rsidRPr="00AB51C1" w:rsidRDefault="00AB51C1" w:rsidP="00AB51C1">
      <w:pPr>
        <w:rPr>
          <w:lang w:val="en-US"/>
        </w:rPr>
      </w:pPr>
    </w:p>
    <w:p w14:paraId="0A60D703" w14:textId="14E55842" w:rsidR="00CD12CB" w:rsidRDefault="0090233E" w:rsidP="005E09DF">
      <w:pPr>
        <w:spacing w:line="360" w:lineRule="auto"/>
        <w:ind w:firstLine="709"/>
        <w:contextualSpacing/>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Allhamdulillah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segala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puji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syukur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panjatkan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Allah SWT.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memberikan</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limpahan</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rezeki</w:t>
      </w:r>
      <w:proofErr w:type="spellEnd"/>
      <w:r w:rsidR="00AD1880">
        <w:rPr>
          <w:rFonts w:ascii="Times New Roman" w:hAnsi="Times New Roman" w:cs="Times New Roman"/>
          <w:sz w:val="24"/>
          <w:szCs w:val="24"/>
          <w:lang w:val="en-US"/>
        </w:rPr>
        <w:t xml:space="preserve"> dan </w:t>
      </w:r>
      <w:proofErr w:type="spellStart"/>
      <w:r w:rsidR="00AD1880">
        <w:rPr>
          <w:rFonts w:ascii="Times New Roman" w:hAnsi="Times New Roman" w:cs="Times New Roman"/>
          <w:sz w:val="24"/>
          <w:szCs w:val="24"/>
          <w:lang w:val="en-US"/>
        </w:rPr>
        <w:t>karunia</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kepada</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kita</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semua</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sehingga</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penyusun</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mampu</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membuat</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laporan</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Prakt</w:t>
      </w:r>
      <w:r w:rsidR="00D618EC">
        <w:rPr>
          <w:rFonts w:ascii="Times New Roman" w:hAnsi="Times New Roman" w:cs="Times New Roman"/>
          <w:sz w:val="24"/>
          <w:szCs w:val="24"/>
          <w:lang w:val="en-US"/>
        </w:rPr>
        <w:t>i</w:t>
      </w:r>
      <w:r w:rsidR="00AD1880">
        <w:rPr>
          <w:rFonts w:ascii="Times New Roman" w:hAnsi="Times New Roman" w:cs="Times New Roman"/>
          <w:sz w:val="24"/>
          <w:szCs w:val="24"/>
          <w:lang w:val="en-US"/>
        </w:rPr>
        <w:t>k</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Kerja</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Lapangan</w:t>
      </w:r>
      <w:proofErr w:type="spellEnd"/>
      <w:r w:rsidR="00AD1880">
        <w:rPr>
          <w:rFonts w:ascii="Times New Roman" w:hAnsi="Times New Roman" w:cs="Times New Roman"/>
          <w:sz w:val="24"/>
          <w:szCs w:val="24"/>
          <w:lang w:val="en-US"/>
        </w:rPr>
        <w:t xml:space="preserve"> (PKL) </w:t>
      </w:r>
      <w:proofErr w:type="spellStart"/>
      <w:r w:rsidR="00AD1880">
        <w:rPr>
          <w:rFonts w:ascii="Times New Roman" w:hAnsi="Times New Roman" w:cs="Times New Roman"/>
          <w:sz w:val="24"/>
          <w:szCs w:val="24"/>
          <w:lang w:val="en-US"/>
        </w:rPr>
        <w:t>ini</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Dalam</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pengerjaan</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penyusunan</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pembuatan</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laporan</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penyusun</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sudah</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berusaha</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untuk</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menyelesaikan</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insha</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allah</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dengan</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cermat</w:t>
      </w:r>
      <w:proofErr w:type="spellEnd"/>
      <w:r w:rsidR="00AD1880">
        <w:rPr>
          <w:rFonts w:ascii="Times New Roman" w:hAnsi="Times New Roman" w:cs="Times New Roman"/>
          <w:sz w:val="24"/>
          <w:szCs w:val="24"/>
          <w:lang w:val="en-US"/>
        </w:rPr>
        <w:t xml:space="preserve"> dan </w:t>
      </w:r>
      <w:proofErr w:type="spellStart"/>
      <w:r w:rsidR="008548EB">
        <w:rPr>
          <w:rFonts w:ascii="Times New Roman" w:hAnsi="Times New Roman" w:cs="Times New Roman"/>
          <w:sz w:val="24"/>
          <w:szCs w:val="24"/>
          <w:lang w:val="en-US"/>
        </w:rPr>
        <w:t>baik</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Namun</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demikian</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penyusun</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sadar</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masih</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banyak</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kekurangan</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dalam</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pembuatan</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laporan</w:t>
      </w:r>
      <w:proofErr w:type="spellEnd"/>
      <w:r w:rsidR="00AD1880">
        <w:rPr>
          <w:rFonts w:ascii="Times New Roman" w:hAnsi="Times New Roman" w:cs="Times New Roman"/>
          <w:sz w:val="24"/>
          <w:szCs w:val="24"/>
          <w:lang w:val="en-US"/>
        </w:rPr>
        <w:t xml:space="preserve">. Oleh </w:t>
      </w:r>
      <w:proofErr w:type="spellStart"/>
      <w:r w:rsidR="00AD1880">
        <w:rPr>
          <w:rFonts w:ascii="Times New Roman" w:hAnsi="Times New Roman" w:cs="Times New Roman"/>
          <w:sz w:val="24"/>
          <w:szCs w:val="24"/>
          <w:lang w:val="en-US"/>
        </w:rPr>
        <w:t>sebab</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itu</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penyusun</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berharap</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adanya</w:t>
      </w:r>
      <w:proofErr w:type="spellEnd"/>
      <w:r w:rsidR="00AD1880">
        <w:rPr>
          <w:rFonts w:ascii="Times New Roman" w:hAnsi="Times New Roman" w:cs="Times New Roman"/>
          <w:sz w:val="24"/>
          <w:szCs w:val="24"/>
          <w:lang w:val="en-US"/>
        </w:rPr>
        <w:t xml:space="preserve"> saran dan </w:t>
      </w:r>
      <w:proofErr w:type="spellStart"/>
      <w:r w:rsidR="00AD1880">
        <w:rPr>
          <w:rFonts w:ascii="Times New Roman" w:hAnsi="Times New Roman" w:cs="Times New Roman"/>
          <w:sz w:val="24"/>
          <w:szCs w:val="24"/>
          <w:lang w:val="en-US"/>
        </w:rPr>
        <w:t>kritik</w:t>
      </w:r>
      <w:proofErr w:type="spellEnd"/>
      <w:r w:rsidR="00AD1880">
        <w:rPr>
          <w:rFonts w:ascii="Times New Roman" w:hAnsi="Times New Roman" w:cs="Times New Roman"/>
          <w:sz w:val="24"/>
          <w:szCs w:val="24"/>
          <w:lang w:val="en-US"/>
        </w:rPr>
        <w:t xml:space="preserve"> yang </w:t>
      </w:r>
      <w:proofErr w:type="spellStart"/>
      <w:r w:rsidR="00AD1880">
        <w:rPr>
          <w:rFonts w:ascii="Times New Roman" w:hAnsi="Times New Roman" w:cs="Times New Roman"/>
          <w:sz w:val="24"/>
          <w:szCs w:val="24"/>
          <w:lang w:val="en-US"/>
        </w:rPr>
        <w:t>sifatnya</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membangun</w:t>
      </w:r>
      <w:proofErr w:type="spellEnd"/>
      <w:r w:rsidR="00AD1880">
        <w:rPr>
          <w:rFonts w:ascii="Times New Roman" w:hAnsi="Times New Roman" w:cs="Times New Roman"/>
          <w:sz w:val="24"/>
          <w:szCs w:val="24"/>
          <w:lang w:val="en-US"/>
        </w:rPr>
        <w:t xml:space="preserve"> agar </w:t>
      </w:r>
      <w:proofErr w:type="spellStart"/>
      <w:r w:rsidR="00AD1880">
        <w:rPr>
          <w:rFonts w:ascii="Times New Roman" w:hAnsi="Times New Roman" w:cs="Times New Roman"/>
          <w:sz w:val="24"/>
          <w:szCs w:val="24"/>
          <w:lang w:val="en-US"/>
        </w:rPr>
        <w:t>kelak</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laporan</w:t>
      </w:r>
      <w:proofErr w:type="spellEnd"/>
      <w:r w:rsidR="00AD1880">
        <w:rPr>
          <w:rFonts w:ascii="Times New Roman" w:hAnsi="Times New Roman" w:cs="Times New Roman"/>
          <w:sz w:val="24"/>
          <w:szCs w:val="24"/>
          <w:lang w:val="en-US"/>
        </w:rPr>
        <w:t xml:space="preserve"> yang </w:t>
      </w:r>
      <w:proofErr w:type="spellStart"/>
      <w:r w:rsidR="00AD1880">
        <w:rPr>
          <w:rFonts w:ascii="Times New Roman" w:hAnsi="Times New Roman" w:cs="Times New Roman"/>
          <w:sz w:val="24"/>
          <w:szCs w:val="24"/>
          <w:lang w:val="en-US"/>
        </w:rPr>
        <w:t>akan</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di</w:t>
      </w:r>
      <w:r w:rsidR="008548EB">
        <w:rPr>
          <w:rFonts w:ascii="Times New Roman" w:hAnsi="Times New Roman" w:cs="Times New Roman"/>
          <w:sz w:val="24"/>
          <w:szCs w:val="24"/>
          <w:lang w:val="en-US"/>
        </w:rPr>
        <w:t>buat</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bisa</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lebih</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baik</w:t>
      </w:r>
      <w:proofErr w:type="spellEnd"/>
      <w:r w:rsidR="00AD1880">
        <w:rPr>
          <w:rFonts w:ascii="Times New Roman" w:hAnsi="Times New Roman" w:cs="Times New Roman"/>
          <w:sz w:val="24"/>
          <w:szCs w:val="24"/>
          <w:lang w:val="en-US"/>
        </w:rPr>
        <w:t xml:space="preserve">. </w:t>
      </w:r>
      <w:proofErr w:type="gramStart"/>
      <w:r w:rsidR="008548EB">
        <w:rPr>
          <w:rFonts w:ascii="Times New Roman" w:hAnsi="Times New Roman" w:cs="Times New Roman"/>
          <w:sz w:val="24"/>
          <w:szCs w:val="24"/>
          <w:lang w:val="en-US"/>
        </w:rPr>
        <w:t xml:space="preserve">Pada </w:t>
      </w:r>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kesempatan</w:t>
      </w:r>
      <w:proofErr w:type="spellEnd"/>
      <w:proofErr w:type="gram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ini</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penyusun</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mengucapkan</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terima</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kasih</w:t>
      </w:r>
      <w:proofErr w:type="spellEnd"/>
      <w:r w:rsidR="00AD1880">
        <w:rPr>
          <w:rFonts w:ascii="Times New Roman" w:hAnsi="Times New Roman" w:cs="Times New Roman"/>
          <w:sz w:val="24"/>
          <w:szCs w:val="24"/>
          <w:lang w:val="en-US"/>
        </w:rPr>
        <w:t xml:space="preserve"> </w:t>
      </w:r>
      <w:proofErr w:type="spellStart"/>
      <w:r w:rsidR="008548EB">
        <w:rPr>
          <w:rFonts w:ascii="Times New Roman" w:hAnsi="Times New Roman" w:cs="Times New Roman"/>
          <w:sz w:val="24"/>
          <w:szCs w:val="24"/>
          <w:lang w:val="en-US"/>
        </w:rPr>
        <w:t>banyak</w:t>
      </w:r>
      <w:proofErr w:type="spellEnd"/>
      <w:r w:rsidR="008548EB">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kepada</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semua</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pihak</w:t>
      </w:r>
      <w:proofErr w:type="spellEnd"/>
      <w:r w:rsidR="00AD1880">
        <w:rPr>
          <w:rFonts w:ascii="Times New Roman" w:hAnsi="Times New Roman" w:cs="Times New Roman"/>
          <w:sz w:val="24"/>
          <w:szCs w:val="24"/>
          <w:lang w:val="en-US"/>
        </w:rPr>
        <w:t xml:space="preserve"> yang </w:t>
      </w:r>
      <w:proofErr w:type="spellStart"/>
      <w:r w:rsidR="00AD1880">
        <w:rPr>
          <w:rFonts w:ascii="Times New Roman" w:hAnsi="Times New Roman" w:cs="Times New Roman"/>
          <w:sz w:val="24"/>
          <w:szCs w:val="24"/>
          <w:lang w:val="en-US"/>
        </w:rPr>
        <w:t>sudah</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membantu</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dalam</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pelaksanaan</w:t>
      </w:r>
      <w:proofErr w:type="spellEnd"/>
      <w:r w:rsidR="00AD1880">
        <w:rPr>
          <w:rFonts w:ascii="Times New Roman" w:hAnsi="Times New Roman" w:cs="Times New Roman"/>
          <w:sz w:val="24"/>
          <w:szCs w:val="24"/>
          <w:lang w:val="en-US"/>
        </w:rPr>
        <w:t xml:space="preserve"> </w:t>
      </w:r>
      <w:proofErr w:type="spellStart"/>
      <w:r w:rsidR="00AD1880">
        <w:rPr>
          <w:rFonts w:ascii="Times New Roman" w:hAnsi="Times New Roman" w:cs="Times New Roman"/>
          <w:sz w:val="24"/>
          <w:szCs w:val="24"/>
          <w:lang w:val="en-US"/>
        </w:rPr>
        <w:t>Praktik</w:t>
      </w:r>
      <w:proofErr w:type="spellEnd"/>
      <w:r w:rsidR="00D618EC">
        <w:rPr>
          <w:rFonts w:ascii="Times New Roman" w:hAnsi="Times New Roman" w:cs="Times New Roman"/>
          <w:sz w:val="24"/>
          <w:szCs w:val="24"/>
          <w:lang w:val="en-US"/>
        </w:rPr>
        <w:t xml:space="preserve"> </w:t>
      </w:r>
      <w:proofErr w:type="spellStart"/>
      <w:r w:rsidR="00D618EC">
        <w:rPr>
          <w:rFonts w:ascii="Times New Roman" w:hAnsi="Times New Roman" w:cs="Times New Roman"/>
          <w:sz w:val="24"/>
          <w:szCs w:val="24"/>
          <w:lang w:val="en-US"/>
        </w:rPr>
        <w:t>Kerja</w:t>
      </w:r>
      <w:proofErr w:type="spellEnd"/>
      <w:r w:rsidR="00D618EC">
        <w:rPr>
          <w:rFonts w:ascii="Times New Roman" w:hAnsi="Times New Roman" w:cs="Times New Roman"/>
          <w:sz w:val="24"/>
          <w:szCs w:val="24"/>
          <w:lang w:val="en-US"/>
        </w:rPr>
        <w:t xml:space="preserve"> </w:t>
      </w:r>
      <w:proofErr w:type="spellStart"/>
      <w:r w:rsidR="00D618EC">
        <w:rPr>
          <w:rFonts w:ascii="Times New Roman" w:hAnsi="Times New Roman" w:cs="Times New Roman"/>
          <w:sz w:val="24"/>
          <w:szCs w:val="24"/>
          <w:lang w:val="en-US"/>
        </w:rPr>
        <w:t>Lapangan</w:t>
      </w:r>
      <w:proofErr w:type="spellEnd"/>
      <w:r w:rsidR="00D618EC">
        <w:rPr>
          <w:rFonts w:ascii="Times New Roman" w:hAnsi="Times New Roman" w:cs="Times New Roman"/>
          <w:sz w:val="24"/>
          <w:szCs w:val="24"/>
          <w:lang w:val="en-US"/>
        </w:rPr>
        <w:t xml:space="preserve"> (PKL) dan </w:t>
      </w:r>
      <w:proofErr w:type="spellStart"/>
      <w:r w:rsidR="00D618EC">
        <w:rPr>
          <w:rFonts w:ascii="Times New Roman" w:hAnsi="Times New Roman" w:cs="Times New Roman"/>
          <w:sz w:val="24"/>
          <w:szCs w:val="24"/>
          <w:lang w:val="en-US"/>
        </w:rPr>
        <w:t>pembuatan</w:t>
      </w:r>
      <w:proofErr w:type="spellEnd"/>
      <w:r w:rsidR="00D618EC">
        <w:rPr>
          <w:rFonts w:ascii="Times New Roman" w:hAnsi="Times New Roman" w:cs="Times New Roman"/>
          <w:sz w:val="24"/>
          <w:szCs w:val="24"/>
          <w:lang w:val="en-US"/>
        </w:rPr>
        <w:t xml:space="preserve"> </w:t>
      </w:r>
      <w:proofErr w:type="spellStart"/>
      <w:r w:rsidR="00D618EC">
        <w:rPr>
          <w:rFonts w:ascii="Times New Roman" w:hAnsi="Times New Roman" w:cs="Times New Roman"/>
          <w:sz w:val="24"/>
          <w:szCs w:val="24"/>
          <w:lang w:val="en-US"/>
        </w:rPr>
        <w:t>laporan</w:t>
      </w:r>
      <w:proofErr w:type="spellEnd"/>
      <w:r w:rsidR="00D618EC">
        <w:rPr>
          <w:rFonts w:ascii="Times New Roman" w:hAnsi="Times New Roman" w:cs="Times New Roman"/>
          <w:sz w:val="24"/>
          <w:szCs w:val="24"/>
          <w:lang w:val="en-US"/>
        </w:rPr>
        <w:t xml:space="preserve"> </w:t>
      </w:r>
      <w:proofErr w:type="spellStart"/>
      <w:r w:rsidR="00D618EC">
        <w:rPr>
          <w:rFonts w:ascii="Times New Roman" w:hAnsi="Times New Roman" w:cs="Times New Roman"/>
          <w:sz w:val="24"/>
          <w:szCs w:val="24"/>
          <w:lang w:val="en-US"/>
        </w:rPr>
        <w:t>Praktik</w:t>
      </w:r>
      <w:proofErr w:type="spellEnd"/>
      <w:r w:rsidR="00D618EC">
        <w:rPr>
          <w:rFonts w:ascii="Times New Roman" w:hAnsi="Times New Roman" w:cs="Times New Roman"/>
          <w:sz w:val="24"/>
          <w:szCs w:val="24"/>
          <w:lang w:val="en-US"/>
        </w:rPr>
        <w:t xml:space="preserve"> </w:t>
      </w:r>
      <w:proofErr w:type="spellStart"/>
      <w:r w:rsidR="00D618EC">
        <w:rPr>
          <w:rFonts w:ascii="Times New Roman" w:hAnsi="Times New Roman" w:cs="Times New Roman"/>
          <w:sz w:val="24"/>
          <w:szCs w:val="24"/>
          <w:lang w:val="en-US"/>
        </w:rPr>
        <w:t>Kerja</w:t>
      </w:r>
      <w:proofErr w:type="spellEnd"/>
      <w:r w:rsidR="00D618EC">
        <w:rPr>
          <w:rFonts w:ascii="Times New Roman" w:hAnsi="Times New Roman" w:cs="Times New Roman"/>
          <w:sz w:val="24"/>
          <w:szCs w:val="24"/>
          <w:lang w:val="en-US"/>
        </w:rPr>
        <w:t xml:space="preserve"> </w:t>
      </w:r>
      <w:proofErr w:type="spellStart"/>
      <w:r w:rsidR="00D618EC">
        <w:rPr>
          <w:rFonts w:ascii="Times New Roman" w:hAnsi="Times New Roman" w:cs="Times New Roman"/>
          <w:sz w:val="24"/>
          <w:szCs w:val="24"/>
          <w:lang w:val="en-US"/>
        </w:rPr>
        <w:t>Lapangan</w:t>
      </w:r>
      <w:proofErr w:type="spellEnd"/>
      <w:r w:rsidR="00D618EC">
        <w:rPr>
          <w:rFonts w:ascii="Times New Roman" w:hAnsi="Times New Roman" w:cs="Times New Roman"/>
          <w:sz w:val="24"/>
          <w:szCs w:val="24"/>
          <w:lang w:val="en-US"/>
        </w:rPr>
        <w:t xml:space="preserve"> (PKL) </w:t>
      </w:r>
      <w:proofErr w:type="spellStart"/>
      <w:r w:rsidR="00D618EC">
        <w:rPr>
          <w:rFonts w:ascii="Times New Roman" w:hAnsi="Times New Roman" w:cs="Times New Roman"/>
          <w:sz w:val="24"/>
          <w:szCs w:val="24"/>
          <w:lang w:val="en-US"/>
        </w:rPr>
        <w:t>ini</w:t>
      </w:r>
      <w:proofErr w:type="spellEnd"/>
      <w:r w:rsidR="00D618EC">
        <w:rPr>
          <w:rFonts w:ascii="Times New Roman" w:hAnsi="Times New Roman" w:cs="Times New Roman"/>
          <w:sz w:val="24"/>
          <w:szCs w:val="24"/>
          <w:lang w:val="en-US"/>
        </w:rPr>
        <w:t xml:space="preserve">. Rasa </w:t>
      </w:r>
      <w:proofErr w:type="spellStart"/>
      <w:r w:rsidR="00D618EC">
        <w:rPr>
          <w:rFonts w:ascii="Times New Roman" w:hAnsi="Times New Roman" w:cs="Times New Roman"/>
          <w:sz w:val="24"/>
          <w:szCs w:val="24"/>
          <w:lang w:val="en-US"/>
        </w:rPr>
        <w:t>terima</w:t>
      </w:r>
      <w:proofErr w:type="spellEnd"/>
      <w:r w:rsidR="00D618EC">
        <w:rPr>
          <w:rFonts w:ascii="Times New Roman" w:hAnsi="Times New Roman" w:cs="Times New Roman"/>
          <w:sz w:val="24"/>
          <w:szCs w:val="24"/>
          <w:lang w:val="en-US"/>
        </w:rPr>
        <w:t xml:space="preserve"> </w:t>
      </w:r>
      <w:proofErr w:type="spellStart"/>
      <w:r w:rsidR="00D618EC">
        <w:rPr>
          <w:rFonts w:ascii="Times New Roman" w:hAnsi="Times New Roman" w:cs="Times New Roman"/>
          <w:sz w:val="24"/>
          <w:szCs w:val="24"/>
          <w:lang w:val="en-US"/>
        </w:rPr>
        <w:t>kasih</w:t>
      </w:r>
      <w:proofErr w:type="spellEnd"/>
      <w:r w:rsidR="00D618EC">
        <w:rPr>
          <w:rFonts w:ascii="Times New Roman" w:hAnsi="Times New Roman" w:cs="Times New Roman"/>
          <w:sz w:val="24"/>
          <w:szCs w:val="24"/>
          <w:lang w:val="en-US"/>
        </w:rPr>
        <w:t xml:space="preserve"> </w:t>
      </w:r>
      <w:proofErr w:type="spellStart"/>
      <w:r w:rsidR="00D618EC">
        <w:rPr>
          <w:rFonts w:ascii="Times New Roman" w:hAnsi="Times New Roman" w:cs="Times New Roman"/>
          <w:sz w:val="24"/>
          <w:szCs w:val="24"/>
          <w:lang w:val="en-US"/>
        </w:rPr>
        <w:t>itu</w:t>
      </w:r>
      <w:proofErr w:type="spellEnd"/>
      <w:r w:rsidR="00D618EC">
        <w:rPr>
          <w:rFonts w:ascii="Times New Roman" w:hAnsi="Times New Roman" w:cs="Times New Roman"/>
          <w:sz w:val="24"/>
          <w:szCs w:val="24"/>
          <w:lang w:val="en-US"/>
        </w:rPr>
        <w:t xml:space="preserve"> </w:t>
      </w:r>
      <w:proofErr w:type="spellStart"/>
      <w:r w:rsidR="00D618EC">
        <w:rPr>
          <w:rFonts w:ascii="Times New Roman" w:hAnsi="Times New Roman" w:cs="Times New Roman"/>
          <w:sz w:val="24"/>
          <w:szCs w:val="24"/>
          <w:lang w:val="en-US"/>
        </w:rPr>
        <w:t>disampaikan</w:t>
      </w:r>
      <w:proofErr w:type="spellEnd"/>
      <w:r w:rsidR="00D618EC">
        <w:rPr>
          <w:rFonts w:ascii="Times New Roman" w:hAnsi="Times New Roman" w:cs="Times New Roman"/>
          <w:sz w:val="24"/>
          <w:szCs w:val="24"/>
          <w:lang w:val="en-US"/>
        </w:rPr>
        <w:t xml:space="preserve"> </w:t>
      </w:r>
      <w:proofErr w:type="spellStart"/>
      <w:proofErr w:type="gramStart"/>
      <w:r w:rsidR="00D618EC">
        <w:rPr>
          <w:rFonts w:ascii="Times New Roman" w:hAnsi="Times New Roman" w:cs="Times New Roman"/>
          <w:sz w:val="24"/>
          <w:szCs w:val="24"/>
          <w:lang w:val="en-US"/>
        </w:rPr>
        <w:t>keapada</w:t>
      </w:r>
      <w:proofErr w:type="spellEnd"/>
      <w:r w:rsidR="00AD1880">
        <w:rPr>
          <w:rFonts w:ascii="Times New Roman" w:hAnsi="Times New Roman" w:cs="Times New Roman"/>
          <w:sz w:val="24"/>
          <w:szCs w:val="24"/>
          <w:lang w:val="en-US"/>
        </w:rPr>
        <w:t xml:space="preserve">  </w:t>
      </w:r>
      <w:r w:rsidR="0098256C" w:rsidRPr="00867F3A">
        <w:rPr>
          <w:rFonts w:ascii="Times New Roman" w:hAnsi="Times New Roman" w:cs="Times New Roman"/>
          <w:sz w:val="24"/>
          <w:szCs w:val="24"/>
          <w:lang w:val="en-US"/>
        </w:rPr>
        <w:t>:</w:t>
      </w:r>
      <w:proofErr w:type="gramEnd"/>
    </w:p>
    <w:p w14:paraId="2B5058CD" w14:textId="00E291D6" w:rsidR="00867F3A" w:rsidRPr="0098256C" w:rsidRDefault="00867F3A" w:rsidP="00B24FFD">
      <w:pPr>
        <w:pStyle w:val="ListParagraph"/>
        <w:numPr>
          <w:ilvl w:val="0"/>
          <w:numId w:val="2"/>
        </w:numPr>
        <w:spacing w:line="360" w:lineRule="auto"/>
        <w:ind w:left="567" w:hanging="283"/>
        <w:jc w:val="both"/>
        <w:rPr>
          <w:rFonts w:ascii="Times New Roman" w:hAnsi="Times New Roman" w:cs="Times New Roman"/>
          <w:sz w:val="24"/>
          <w:szCs w:val="24"/>
          <w:lang w:val="en-US"/>
        </w:rPr>
      </w:pPr>
      <w:proofErr w:type="spellStart"/>
      <w:proofErr w:type="gramStart"/>
      <w:r w:rsidRPr="0098256C">
        <w:rPr>
          <w:rFonts w:ascii="Times New Roman" w:hAnsi="Times New Roman" w:cs="Times New Roman"/>
          <w:sz w:val="24"/>
          <w:szCs w:val="24"/>
          <w:lang w:val="en-US"/>
        </w:rPr>
        <w:t>Seluruh</w:t>
      </w:r>
      <w:proofErr w:type="spellEnd"/>
      <w:r w:rsidRPr="0098256C">
        <w:rPr>
          <w:rFonts w:ascii="Times New Roman" w:hAnsi="Times New Roman" w:cs="Times New Roman"/>
          <w:sz w:val="24"/>
          <w:szCs w:val="24"/>
          <w:lang w:val="en-US"/>
        </w:rPr>
        <w:t xml:space="preserve">  </w:t>
      </w:r>
      <w:proofErr w:type="spellStart"/>
      <w:r w:rsidRPr="0098256C">
        <w:rPr>
          <w:rFonts w:ascii="Times New Roman" w:hAnsi="Times New Roman" w:cs="Times New Roman"/>
          <w:sz w:val="24"/>
          <w:szCs w:val="24"/>
          <w:lang w:val="en-US"/>
        </w:rPr>
        <w:t>keluarga</w:t>
      </w:r>
      <w:proofErr w:type="spellEnd"/>
      <w:proofErr w:type="gramEnd"/>
      <w:r w:rsidRPr="0098256C">
        <w:rPr>
          <w:rFonts w:ascii="Times New Roman" w:hAnsi="Times New Roman" w:cs="Times New Roman"/>
          <w:sz w:val="24"/>
          <w:szCs w:val="24"/>
          <w:lang w:val="en-US"/>
        </w:rPr>
        <w:t xml:space="preserve">, </w:t>
      </w:r>
      <w:proofErr w:type="spellStart"/>
      <w:r w:rsidRPr="0098256C">
        <w:rPr>
          <w:rFonts w:ascii="Times New Roman" w:hAnsi="Times New Roman" w:cs="Times New Roman"/>
          <w:sz w:val="24"/>
          <w:szCs w:val="24"/>
          <w:lang w:val="en-US"/>
        </w:rPr>
        <w:t>terutama</w:t>
      </w:r>
      <w:proofErr w:type="spellEnd"/>
      <w:r w:rsidRPr="0098256C">
        <w:rPr>
          <w:rFonts w:ascii="Times New Roman" w:hAnsi="Times New Roman" w:cs="Times New Roman"/>
          <w:sz w:val="24"/>
          <w:szCs w:val="24"/>
          <w:lang w:val="en-US"/>
        </w:rPr>
        <w:t xml:space="preserve"> </w:t>
      </w:r>
      <w:proofErr w:type="spellStart"/>
      <w:r w:rsidRPr="0098256C">
        <w:rPr>
          <w:rFonts w:ascii="Times New Roman" w:hAnsi="Times New Roman" w:cs="Times New Roman"/>
          <w:sz w:val="24"/>
          <w:szCs w:val="24"/>
          <w:lang w:val="en-US"/>
        </w:rPr>
        <w:t>kedua</w:t>
      </w:r>
      <w:proofErr w:type="spellEnd"/>
      <w:r w:rsidRPr="0098256C">
        <w:rPr>
          <w:rFonts w:ascii="Times New Roman" w:hAnsi="Times New Roman" w:cs="Times New Roman"/>
          <w:sz w:val="24"/>
          <w:szCs w:val="24"/>
          <w:lang w:val="en-US"/>
        </w:rPr>
        <w:t xml:space="preserve"> orang </w:t>
      </w:r>
      <w:proofErr w:type="spellStart"/>
      <w:r w:rsidRPr="0098256C">
        <w:rPr>
          <w:rFonts w:ascii="Times New Roman" w:hAnsi="Times New Roman" w:cs="Times New Roman"/>
          <w:sz w:val="24"/>
          <w:szCs w:val="24"/>
          <w:lang w:val="en-US"/>
        </w:rPr>
        <w:t>tua</w:t>
      </w:r>
      <w:proofErr w:type="spellEnd"/>
      <w:r w:rsidRPr="0098256C">
        <w:rPr>
          <w:rFonts w:ascii="Times New Roman" w:hAnsi="Times New Roman" w:cs="Times New Roman"/>
          <w:sz w:val="24"/>
          <w:szCs w:val="24"/>
          <w:lang w:val="en-US"/>
        </w:rPr>
        <w:t xml:space="preserve"> </w:t>
      </w:r>
      <w:proofErr w:type="spellStart"/>
      <w:r w:rsidR="008548EB">
        <w:rPr>
          <w:rFonts w:ascii="Times New Roman" w:hAnsi="Times New Roman" w:cs="Times New Roman"/>
          <w:sz w:val="24"/>
          <w:szCs w:val="24"/>
          <w:lang w:val="en-US"/>
        </w:rPr>
        <w:t>p</w:t>
      </w:r>
      <w:r w:rsidRPr="0098256C">
        <w:rPr>
          <w:rFonts w:ascii="Times New Roman" w:hAnsi="Times New Roman" w:cs="Times New Roman"/>
          <w:sz w:val="24"/>
          <w:szCs w:val="24"/>
          <w:lang w:val="en-US"/>
        </w:rPr>
        <w:t>e</w:t>
      </w:r>
      <w:r w:rsidR="00D618EC">
        <w:rPr>
          <w:rFonts w:ascii="Times New Roman" w:hAnsi="Times New Roman" w:cs="Times New Roman"/>
          <w:sz w:val="24"/>
          <w:szCs w:val="24"/>
          <w:lang w:val="en-US"/>
        </w:rPr>
        <w:t>nyusun</w:t>
      </w:r>
      <w:proofErr w:type="spellEnd"/>
      <w:r w:rsidRPr="0098256C">
        <w:rPr>
          <w:rFonts w:ascii="Times New Roman" w:hAnsi="Times New Roman" w:cs="Times New Roman"/>
          <w:sz w:val="24"/>
          <w:szCs w:val="24"/>
          <w:lang w:val="en-US"/>
        </w:rPr>
        <w:t>.</w:t>
      </w:r>
    </w:p>
    <w:p w14:paraId="3662D0CA" w14:textId="5DB5C95C" w:rsidR="005341D5" w:rsidRDefault="005341D5" w:rsidP="00B24FFD">
      <w:pPr>
        <w:pStyle w:val="ListParagraph"/>
        <w:numPr>
          <w:ilvl w:val="0"/>
          <w:numId w:val="2"/>
        </w:numPr>
        <w:spacing w:line="360" w:lineRule="auto"/>
        <w:ind w:left="567" w:hanging="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Bapak </w:t>
      </w:r>
      <w:proofErr w:type="spellStart"/>
      <w:r>
        <w:rPr>
          <w:rFonts w:ascii="Times New Roman" w:hAnsi="Times New Roman" w:cs="Times New Roman"/>
          <w:sz w:val="24"/>
          <w:szCs w:val="24"/>
          <w:lang w:val="en-US"/>
        </w:rPr>
        <w:t>Arifudin</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S.Pd.,M</w:t>
      </w:r>
      <w:proofErr w:type="gramEnd"/>
      <w:r>
        <w:rPr>
          <w:rFonts w:ascii="Times New Roman" w:hAnsi="Times New Roman" w:cs="Times New Roman"/>
          <w:sz w:val="24"/>
          <w:szCs w:val="24"/>
          <w:lang w:val="en-US"/>
        </w:rPr>
        <w:t>.T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selaku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Kepala</w:t>
      </w:r>
      <w:proofErr w:type="spellEnd"/>
      <w:r>
        <w:rPr>
          <w:rFonts w:ascii="Times New Roman" w:hAnsi="Times New Roman" w:cs="Times New Roman"/>
          <w:sz w:val="24"/>
          <w:szCs w:val="24"/>
          <w:lang w:val="en-US"/>
        </w:rPr>
        <w:t xml:space="preserve"> SMK Negeri 1 Cirebon.</w:t>
      </w:r>
    </w:p>
    <w:p w14:paraId="7D118C5D" w14:textId="4FB67D84" w:rsidR="00A31CB4" w:rsidRPr="005341D5" w:rsidRDefault="005341D5" w:rsidP="00B24FFD">
      <w:pPr>
        <w:pStyle w:val="ListParagraph"/>
        <w:numPr>
          <w:ilvl w:val="0"/>
          <w:numId w:val="2"/>
        </w:numPr>
        <w:spacing w:line="360" w:lineRule="auto"/>
        <w:ind w:left="567" w:hanging="283"/>
        <w:jc w:val="both"/>
        <w:rPr>
          <w:rFonts w:ascii="Times New Roman" w:hAnsi="Times New Roman" w:cs="Times New Roman"/>
          <w:sz w:val="24"/>
          <w:szCs w:val="24"/>
          <w:lang w:val="en-US"/>
        </w:rPr>
      </w:pPr>
      <w:r w:rsidRPr="005341D5">
        <w:rPr>
          <w:rFonts w:ascii="Times New Roman" w:hAnsi="Times New Roman" w:cs="Times New Roman"/>
          <w:sz w:val="24"/>
          <w:szCs w:val="24"/>
          <w:lang w:val="en-US"/>
        </w:rPr>
        <w:t xml:space="preserve">Bapak </w:t>
      </w:r>
      <w:proofErr w:type="spellStart"/>
      <w:r w:rsidRPr="005341D5">
        <w:rPr>
          <w:rFonts w:ascii="Times New Roman" w:hAnsi="Times New Roman" w:cs="Times New Roman"/>
          <w:sz w:val="24"/>
          <w:szCs w:val="24"/>
          <w:lang w:val="en-US"/>
        </w:rPr>
        <w:t>Dudung</w:t>
      </w:r>
      <w:proofErr w:type="spellEnd"/>
      <w:r w:rsidRPr="005341D5">
        <w:rPr>
          <w:rFonts w:ascii="Times New Roman" w:hAnsi="Times New Roman" w:cs="Times New Roman"/>
          <w:sz w:val="24"/>
          <w:szCs w:val="24"/>
          <w:lang w:val="en-US"/>
        </w:rPr>
        <w:t xml:space="preserve"> </w:t>
      </w:r>
      <w:proofErr w:type="spellStart"/>
      <w:r w:rsidRPr="005341D5">
        <w:rPr>
          <w:rFonts w:ascii="Times New Roman" w:hAnsi="Times New Roman" w:cs="Times New Roman"/>
          <w:sz w:val="24"/>
          <w:szCs w:val="24"/>
          <w:lang w:val="en-US"/>
        </w:rPr>
        <w:t>Zulkipli</w:t>
      </w:r>
      <w:proofErr w:type="spellEnd"/>
      <w:r w:rsidRPr="005341D5">
        <w:rPr>
          <w:rFonts w:ascii="Times New Roman" w:hAnsi="Times New Roman" w:cs="Times New Roman"/>
          <w:sz w:val="24"/>
          <w:szCs w:val="24"/>
          <w:lang w:val="en-US"/>
        </w:rPr>
        <w:t xml:space="preserve">, </w:t>
      </w:r>
      <w:proofErr w:type="spellStart"/>
      <w:proofErr w:type="gramStart"/>
      <w:r w:rsidRPr="005341D5">
        <w:rPr>
          <w:rFonts w:ascii="Times New Roman" w:hAnsi="Times New Roman" w:cs="Times New Roman"/>
          <w:sz w:val="24"/>
          <w:szCs w:val="24"/>
          <w:lang w:val="en-US"/>
        </w:rPr>
        <w:t>S.Kom</w:t>
      </w:r>
      <w:proofErr w:type="spellEnd"/>
      <w:proofErr w:type="gramEnd"/>
      <w:r w:rsidRPr="005341D5">
        <w:rPr>
          <w:rFonts w:ascii="Times New Roman" w:hAnsi="Times New Roman" w:cs="Times New Roman"/>
          <w:sz w:val="24"/>
          <w:szCs w:val="24"/>
          <w:lang w:val="en-US"/>
        </w:rPr>
        <w:t xml:space="preserve"> </w:t>
      </w:r>
      <w:proofErr w:type="spellStart"/>
      <w:r w:rsidRPr="005341D5">
        <w:rPr>
          <w:rFonts w:ascii="Times New Roman" w:hAnsi="Times New Roman" w:cs="Times New Roman"/>
          <w:sz w:val="24"/>
          <w:szCs w:val="24"/>
          <w:lang w:val="en-US"/>
        </w:rPr>
        <w:t>selaku</w:t>
      </w:r>
      <w:proofErr w:type="spellEnd"/>
      <w:r w:rsidRPr="005341D5">
        <w:rPr>
          <w:rFonts w:ascii="Times New Roman" w:hAnsi="Times New Roman" w:cs="Times New Roman"/>
          <w:sz w:val="24"/>
          <w:szCs w:val="24"/>
          <w:lang w:val="en-US"/>
        </w:rPr>
        <w:t xml:space="preserve"> </w:t>
      </w:r>
      <w:proofErr w:type="spellStart"/>
      <w:r w:rsidRPr="005341D5">
        <w:rPr>
          <w:rFonts w:ascii="Times New Roman" w:hAnsi="Times New Roman" w:cs="Times New Roman"/>
          <w:sz w:val="24"/>
          <w:szCs w:val="24"/>
          <w:lang w:val="en-US"/>
        </w:rPr>
        <w:t>Kepala</w:t>
      </w:r>
      <w:proofErr w:type="spellEnd"/>
      <w:r w:rsidRPr="005341D5">
        <w:rPr>
          <w:rFonts w:ascii="Times New Roman" w:hAnsi="Times New Roman" w:cs="Times New Roman"/>
          <w:sz w:val="24"/>
          <w:szCs w:val="24"/>
          <w:lang w:val="en-US"/>
        </w:rPr>
        <w:t xml:space="preserve"> </w:t>
      </w:r>
      <w:proofErr w:type="spellStart"/>
      <w:r w:rsidRPr="005341D5">
        <w:rPr>
          <w:rFonts w:ascii="Times New Roman" w:hAnsi="Times New Roman" w:cs="Times New Roman"/>
          <w:sz w:val="24"/>
          <w:szCs w:val="24"/>
          <w:lang w:val="en-US"/>
        </w:rPr>
        <w:t>Jurusan</w:t>
      </w:r>
      <w:proofErr w:type="spellEnd"/>
      <w:r w:rsidRPr="005341D5">
        <w:rPr>
          <w:rFonts w:ascii="Times New Roman" w:hAnsi="Times New Roman" w:cs="Times New Roman"/>
          <w:sz w:val="24"/>
          <w:szCs w:val="24"/>
          <w:lang w:val="en-US"/>
        </w:rPr>
        <w:t xml:space="preserve"> </w:t>
      </w:r>
      <w:proofErr w:type="spellStart"/>
      <w:r w:rsidRPr="005341D5">
        <w:rPr>
          <w:rFonts w:ascii="Times New Roman" w:hAnsi="Times New Roman" w:cs="Times New Roman"/>
          <w:sz w:val="24"/>
          <w:szCs w:val="24"/>
          <w:lang w:val="en-US"/>
        </w:rPr>
        <w:t>Komputer</w:t>
      </w:r>
      <w:proofErr w:type="spellEnd"/>
      <w:r w:rsidRPr="005341D5">
        <w:rPr>
          <w:rFonts w:ascii="Times New Roman" w:hAnsi="Times New Roman" w:cs="Times New Roman"/>
          <w:sz w:val="24"/>
          <w:szCs w:val="24"/>
          <w:lang w:val="en-US"/>
        </w:rPr>
        <w:t xml:space="preserve"> dan </w:t>
      </w:r>
      <w:proofErr w:type="spellStart"/>
      <w:r w:rsidRPr="005341D5">
        <w:rPr>
          <w:rFonts w:ascii="Times New Roman" w:hAnsi="Times New Roman" w:cs="Times New Roman"/>
          <w:sz w:val="24"/>
          <w:szCs w:val="24"/>
          <w:lang w:val="en-US"/>
        </w:rPr>
        <w:t>Informatika</w:t>
      </w:r>
      <w:proofErr w:type="spellEnd"/>
      <w:r w:rsidRPr="005341D5">
        <w:rPr>
          <w:rFonts w:ascii="Times New Roman" w:hAnsi="Times New Roman" w:cs="Times New Roman"/>
          <w:sz w:val="24"/>
          <w:szCs w:val="24"/>
          <w:lang w:val="en-US"/>
        </w:rPr>
        <w:t xml:space="preserve"> di SMK Negeri 1 Cirebon.</w:t>
      </w:r>
    </w:p>
    <w:p w14:paraId="244C4AFF" w14:textId="266B693D" w:rsidR="00867F3A" w:rsidRDefault="00A31CB4" w:rsidP="00B24FFD">
      <w:pPr>
        <w:pStyle w:val="ListParagraph"/>
        <w:numPr>
          <w:ilvl w:val="0"/>
          <w:numId w:val="2"/>
        </w:numPr>
        <w:spacing w:line="360" w:lineRule="auto"/>
        <w:ind w:left="567" w:hanging="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Bapak </w:t>
      </w:r>
      <w:proofErr w:type="spellStart"/>
      <w:r>
        <w:rPr>
          <w:rFonts w:ascii="Times New Roman" w:hAnsi="Times New Roman" w:cs="Times New Roman"/>
          <w:sz w:val="24"/>
          <w:szCs w:val="24"/>
          <w:lang w:val="en-US"/>
        </w:rPr>
        <w:t>Agus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Triwidiyanto</w:t>
      </w:r>
      <w:proofErr w:type="spellEnd"/>
      <w:r w:rsidR="0098256C">
        <w:rPr>
          <w:rFonts w:ascii="Times New Roman" w:hAnsi="Times New Roman" w:cs="Times New Roman"/>
          <w:sz w:val="24"/>
          <w:szCs w:val="24"/>
          <w:lang w:val="en-US"/>
        </w:rPr>
        <w:t>, S</w:t>
      </w:r>
      <w:r w:rsidR="00D618EC">
        <w:rPr>
          <w:rFonts w:ascii="Times New Roman" w:hAnsi="Times New Roman" w:cs="Times New Roman"/>
          <w:sz w:val="24"/>
          <w:szCs w:val="24"/>
          <w:lang w:val="en-US"/>
        </w:rPr>
        <w:t>.</w:t>
      </w:r>
      <w:r w:rsidR="0098256C">
        <w:rPr>
          <w:rFonts w:ascii="Times New Roman" w:hAnsi="Times New Roman" w:cs="Times New Roman"/>
          <w:sz w:val="24"/>
          <w:szCs w:val="24"/>
          <w:lang w:val="en-US"/>
        </w:rPr>
        <w:t>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selaku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Pembimbing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Sekolah</w:t>
      </w:r>
      <w:proofErr w:type="spellEnd"/>
      <w:r>
        <w:rPr>
          <w:rFonts w:ascii="Times New Roman" w:hAnsi="Times New Roman" w:cs="Times New Roman"/>
          <w:sz w:val="24"/>
          <w:szCs w:val="24"/>
          <w:lang w:val="en-US"/>
        </w:rPr>
        <w:t>.</w:t>
      </w:r>
    </w:p>
    <w:p w14:paraId="7FD7337B" w14:textId="6A2F8243" w:rsidR="00A31CB4" w:rsidRDefault="00A31CB4" w:rsidP="00B24FFD">
      <w:pPr>
        <w:pStyle w:val="ListParagraph"/>
        <w:numPr>
          <w:ilvl w:val="0"/>
          <w:numId w:val="2"/>
        </w:numPr>
        <w:spacing w:line="360" w:lineRule="auto"/>
        <w:ind w:left="567" w:hanging="283"/>
        <w:jc w:val="both"/>
        <w:rPr>
          <w:rFonts w:ascii="Times New Roman" w:hAnsi="Times New Roman" w:cs="Times New Roman"/>
          <w:sz w:val="24"/>
          <w:szCs w:val="24"/>
          <w:lang w:val="en-US"/>
        </w:rPr>
      </w:pPr>
      <w:r w:rsidRPr="005341D5">
        <w:rPr>
          <w:rFonts w:ascii="Times New Roman" w:hAnsi="Times New Roman" w:cs="Times New Roman"/>
          <w:sz w:val="24"/>
          <w:szCs w:val="24"/>
          <w:lang w:val="en-US"/>
        </w:rPr>
        <w:t>Bapak Aris Pandu</w:t>
      </w:r>
      <w:r w:rsidR="00D618EC" w:rsidRPr="005341D5">
        <w:rPr>
          <w:rFonts w:ascii="Times New Roman" w:hAnsi="Times New Roman" w:cs="Times New Roman"/>
          <w:sz w:val="24"/>
          <w:szCs w:val="24"/>
          <w:lang w:val="en-US"/>
        </w:rPr>
        <w:t xml:space="preserve"> </w:t>
      </w:r>
      <w:proofErr w:type="spellStart"/>
      <w:r w:rsidR="00D618EC" w:rsidRPr="005341D5">
        <w:rPr>
          <w:rFonts w:ascii="Times New Roman" w:hAnsi="Times New Roman" w:cs="Times New Roman"/>
          <w:sz w:val="24"/>
          <w:szCs w:val="24"/>
          <w:lang w:val="en-US"/>
        </w:rPr>
        <w:t>Winata</w:t>
      </w:r>
      <w:proofErr w:type="spellEnd"/>
      <w:r w:rsidR="005341D5" w:rsidRPr="005341D5">
        <w:rPr>
          <w:rFonts w:ascii="Times New Roman" w:hAnsi="Times New Roman" w:cs="Times New Roman"/>
          <w:sz w:val="24"/>
          <w:szCs w:val="24"/>
          <w:lang w:val="en-US"/>
        </w:rPr>
        <w:t xml:space="preserve">, </w:t>
      </w:r>
      <w:proofErr w:type="spellStart"/>
      <w:proofErr w:type="gramStart"/>
      <w:r w:rsidR="005341D5" w:rsidRPr="005341D5">
        <w:rPr>
          <w:rFonts w:ascii="Times New Roman" w:hAnsi="Times New Roman" w:cs="Times New Roman"/>
          <w:sz w:val="24"/>
          <w:szCs w:val="24"/>
          <w:lang w:val="en-US"/>
        </w:rPr>
        <w:t>S.Si</w:t>
      </w:r>
      <w:proofErr w:type="spellEnd"/>
      <w:proofErr w:type="gramEnd"/>
      <w:r w:rsidRPr="005341D5">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selaku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Pembimbing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Industri</w:t>
      </w:r>
      <w:proofErr w:type="spellEnd"/>
      <w:r>
        <w:rPr>
          <w:rFonts w:ascii="Times New Roman" w:hAnsi="Times New Roman" w:cs="Times New Roman"/>
          <w:sz w:val="24"/>
          <w:szCs w:val="24"/>
          <w:lang w:val="en-US"/>
        </w:rPr>
        <w:t>.</w:t>
      </w:r>
    </w:p>
    <w:p w14:paraId="1CFA05A6" w14:textId="560EB086" w:rsidR="00966914" w:rsidRDefault="00A31CB4" w:rsidP="00B24FFD">
      <w:pPr>
        <w:pStyle w:val="ListParagraph"/>
        <w:numPr>
          <w:ilvl w:val="0"/>
          <w:numId w:val="2"/>
        </w:numPr>
        <w:spacing w:line="360" w:lineRule="auto"/>
        <w:ind w:left="567" w:hanging="283"/>
        <w:jc w:val="both"/>
        <w:rPr>
          <w:rFonts w:ascii="Times New Roman" w:hAnsi="Times New Roman" w:cs="Times New Roman"/>
          <w:sz w:val="24"/>
          <w:szCs w:val="24"/>
          <w:lang w:val="en-US"/>
        </w:rPr>
      </w:pPr>
      <w:proofErr w:type="spellStart"/>
      <w:r w:rsidRPr="00CD12CB">
        <w:rPr>
          <w:rFonts w:ascii="Times New Roman" w:hAnsi="Times New Roman" w:cs="Times New Roman"/>
          <w:sz w:val="24"/>
          <w:szCs w:val="24"/>
          <w:lang w:val="en-US"/>
        </w:rPr>
        <w:t>Rekan-rekan</w:t>
      </w:r>
      <w:proofErr w:type="spellEnd"/>
      <w:r w:rsidRPr="00CD12CB">
        <w:rPr>
          <w:rFonts w:ascii="Times New Roman" w:hAnsi="Times New Roman" w:cs="Times New Roman"/>
          <w:sz w:val="24"/>
          <w:szCs w:val="24"/>
          <w:lang w:val="en-US"/>
        </w:rPr>
        <w:t xml:space="preserve"> </w:t>
      </w:r>
      <w:proofErr w:type="spellStart"/>
      <w:r w:rsidRPr="00CD12CB">
        <w:rPr>
          <w:rFonts w:ascii="Times New Roman" w:hAnsi="Times New Roman" w:cs="Times New Roman"/>
          <w:sz w:val="24"/>
          <w:szCs w:val="24"/>
          <w:lang w:val="en-US"/>
        </w:rPr>
        <w:t>Praktik</w:t>
      </w:r>
      <w:proofErr w:type="spellEnd"/>
      <w:r w:rsidRPr="00CD12CB">
        <w:rPr>
          <w:rFonts w:ascii="Times New Roman" w:hAnsi="Times New Roman" w:cs="Times New Roman"/>
          <w:sz w:val="24"/>
          <w:szCs w:val="24"/>
          <w:lang w:val="en-US"/>
        </w:rPr>
        <w:t xml:space="preserve"> </w:t>
      </w:r>
      <w:proofErr w:type="spellStart"/>
      <w:r w:rsidRPr="00CD12CB">
        <w:rPr>
          <w:rFonts w:ascii="Times New Roman" w:hAnsi="Times New Roman" w:cs="Times New Roman"/>
          <w:sz w:val="24"/>
          <w:szCs w:val="24"/>
          <w:lang w:val="en-US"/>
        </w:rPr>
        <w:t>Kerja</w:t>
      </w:r>
      <w:proofErr w:type="spellEnd"/>
      <w:r w:rsidRPr="00CD12CB">
        <w:rPr>
          <w:rFonts w:ascii="Times New Roman" w:hAnsi="Times New Roman" w:cs="Times New Roman"/>
          <w:sz w:val="24"/>
          <w:szCs w:val="24"/>
          <w:lang w:val="en-US"/>
        </w:rPr>
        <w:t xml:space="preserve"> </w:t>
      </w:r>
      <w:proofErr w:type="spellStart"/>
      <w:r w:rsidRPr="00CD12CB">
        <w:rPr>
          <w:rFonts w:ascii="Times New Roman" w:hAnsi="Times New Roman" w:cs="Times New Roman"/>
          <w:sz w:val="24"/>
          <w:szCs w:val="24"/>
          <w:lang w:val="en-US"/>
        </w:rPr>
        <w:t>Lapangan</w:t>
      </w:r>
      <w:proofErr w:type="spellEnd"/>
      <w:r w:rsidRPr="00CD12CB">
        <w:rPr>
          <w:rFonts w:ascii="Times New Roman" w:hAnsi="Times New Roman" w:cs="Times New Roman"/>
          <w:sz w:val="24"/>
          <w:szCs w:val="24"/>
          <w:lang w:val="en-US"/>
        </w:rPr>
        <w:t xml:space="preserve"> di PT. </w:t>
      </w:r>
      <w:r w:rsidR="0098256C" w:rsidRPr="00CD12CB">
        <w:rPr>
          <w:rFonts w:ascii="Times New Roman" w:hAnsi="Times New Roman" w:cs="Times New Roman"/>
          <w:sz w:val="24"/>
          <w:szCs w:val="24"/>
          <w:lang w:val="en-US"/>
        </w:rPr>
        <w:t>Bin Aris Corp.</w:t>
      </w:r>
    </w:p>
    <w:p w14:paraId="3E1BFCC6" w14:textId="53D5FBC1" w:rsidR="00D618EC" w:rsidRPr="00D618EC" w:rsidRDefault="00D618EC" w:rsidP="00D618E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Akhir kata, </w:t>
      </w:r>
      <w:proofErr w:type="spellStart"/>
      <w:r>
        <w:rPr>
          <w:rFonts w:ascii="Times New Roman" w:hAnsi="Times New Roman" w:cs="Times New Roman"/>
          <w:sz w:val="24"/>
          <w:szCs w:val="24"/>
          <w:lang w:val="en-US"/>
        </w:rPr>
        <w:t>penyusun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berharap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semoga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laporan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w:t>
      </w:r>
      <w:r w:rsidR="00622280">
        <w:rPr>
          <w:rFonts w:ascii="Times New Roman" w:hAnsi="Times New Roman" w:cs="Times New Roman"/>
          <w:sz w:val="24"/>
          <w:szCs w:val="24"/>
          <w:lang w:val="en-US"/>
        </w:rPr>
        <w:t>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manfaat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kemajuan</w:t>
      </w:r>
      <w:proofErr w:type="spellEnd"/>
      <w:r>
        <w:rPr>
          <w:rFonts w:ascii="Times New Roman" w:hAnsi="Times New Roman" w:cs="Times New Roman"/>
          <w:sz w:val="24"/>
          <w:szCs w:val="24"/>
          <w:lang w:val="en-US"/>
        </w:rPr>
        <w:t xml:space="preserve"> SMK Negeri 1 Cirebon. </w:t>
      </w:r>
      <w:proofErr w:type="spellStart"/>
      <w:r>
        <w:rPr>
          <w:rFonts w:ascii="Times New Roman" w:hAnsi="Times New Roman" w:cs="Times New Roman"/>
          <w:sz w:val="24"/>
          <w:szCs w:val="24"/>
          <w:lang w:val="en-US"/>
        </w:rPr>
        <w:t>Sekali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penyusun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mengucapkan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terima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kasih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pihak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terlibat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penyusunan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laporan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w:t>
      </w:r>
    </w:p>
    <w:tbl>
      <w:tblPr>
        <w:tblStyle w:val="TableGrid"/>
        <w:tblW w:w="2953" w:type="dxa"/>
        <w:tblInd w:w="5665" w:type="dxa"/>
        <w:tblLook w:val="04A0" w:firstRow="1" w:lastRow="0" w:firstColumn="1" w:lastColumn="0" w:noHBand="0" w:noVBand="1"/>
      </w:tblPr>
      <w:tblGrid>
        <w:gridCol w:w="2953"/>
      </w:tblGrid>
      <w:tr w:rsidR="00966914" w14:paraId="44B1C869" w14:textId="77777777" w:rsidTr="005035F5">
        <w:trPr>
          <w:trHeight w:val="2384"/>
        </w:trPr>
        <w:tc>
          <w:tcPr>
            <w:tcW w:w="2953" w:type="dxa"/>
            <w:tcBorders>
              <w:top w:val="nil"/>
              <w:left w:val="nil"/>
              <w:bottom w:val="nil"/>
              <w:right w:val="nil"/>
            </w:tcBorders>
          </w:tcPr>
          <w:p w14:paraId="6C13FE0F" w14:textId="1DE12FFA" w:rsidR="00966914" w:rsidRDefault="00966914" w:rsidP="0096691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Cirebon, September 2023</w:t>
            </w:r>
          </w:p>
          <w:p w14:paraId="4EBBBD75" w14:textId="77777777" w:rsidR="00966914" w:rsidRDefault="00966914" w:rsidP="00966914">
            <w:pPr>
              <w:spacing w:line="360" w:lineRule="auto"/>
              <w:jc w:val="both"/>
              <w:rPr>
                <w:rFonts w:ascii="Times New Roman" w:hAnsi="Times New Roman" w:cs="Times New Roman"/>
                <w:sz w:val="24"/>
                <w:szCs w:val="24"/>
                <w:lang w:val="en-US"/>
              </w:rPr>
            </w:pPr>
          </w:p>
          <w:p w14:paraId="752BA73F" w14:textId="528D496A" w:rsidR="00966914" w:rsidRDefault="00966914" w:rsidP="00966914">
            <w:pPr>
              <w:spacing w:line="360" w:lineRule="auto"/>
              <w:jc w:val="both"/>
              <w:rPr>
                <w:rFonts w:ascii="Times New Roman" w:hAnsi="Times New Roman" w:cs="Times New Roman"/>
                <w:sz w:val="24"/>
                <w:szCs w:val="24"/>
                <w:lang w:val="en-US"/>
              </w:rPr>
            </w:pPr>
          </w:p>
          <w:p w14:paraId="59FC9A49" w14:textId="77777777" w:rsidR="00966914" w:rsidRDefault="00966914" w:rsidP="00966914">
            <w:pPr>
              <w:spacing w:line="360" w:lineRule="auto"/>
              <w:jc w:val="both"/>
              <w:rPr>
                <w:rFonts w:ascii="Times New Roman" w:hAnsi="Times New Roman" w:cs="Times New Roman"/>
                <w:b/>
                <w:bCs/>
                <w:sz w:val="24"/>
                <w:szCs w:val="24"/>
                <w:u w:val="single"/>
                <w:lang w:val="en-US"/>
              </w:rPr>
            </w:pPr>
          </w:p>
          <w:p w14:paraId="211F1B22" w14:textId="36CF9E82" w:rsidR="00966914" w:rsidRDefault="00966914" w:rsidP="00966914">
            <w:pPr>
              <w:spacing w:line="360" w:lineRule="auto"/>
              <w:jc w:val="both"/>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IBNUNUGRAHA</w:t>
            </w:r>
          </w:p>
          <w:p w14:paraId="6E3A112C" w14:textId="66725FB0" w:rsidR="00966914" w:rsidRPr="00966914" w:rsidRDefault="00966914" w:rsidP="0096691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NIS. 12127605</w:t>
            </w:r>
          </w:p>
        </w:tc>
      </w:tr>
    </w:tbl>
    <w:p w14:paraId="6055F32B" w14:textId="77777777" w:rsidR="00893AB7" w:rsidRDefault="00893AB7" w:rsidP="00AD098D">
      <w:pPr>
        <w:pStyle w:val="Heading1"/>
        <w:numPr>
          <w:ilvl w:val="0"/>
          <w:numId w:val="0"/>
        </w:numPr>
        <w:ind w:left="432"/>
        <w:jc w:val="center"/>
        <w:rPr>
          <w:ins w:id="10" w:author="Pipit Novita" w:date="2023-10-12T13:03:00Z"/>
          <w:rFonts w:ascii="Times New Roman" w:hAnsi="Times New Roman" w:cs="Times New Roman"/>
          <w:b/>
          <w:bCs/>
          <w:color w:val="auto"/>
          <w:lang w:val="en-US"/>
        </w:rPr>
        <w:sectPr w:rsidR="00893AB7" w:rsidSect="00276BAE">
          <w:pgSz w:w="11906" w:h="16838"/>
          <w:pgMar w:top="2268" w:right="1701" w:bottom="1701" w:left="2268" w:header="709" w:footer="709" w:gutter="0"/>
          <w:pgNumType w:fmt="lowerRoman" w:start="3"/>
          <w:cols w:space="708"/>
          <w:titlePg/>
          <w:docGrid w:linePitch="360"/>
        </w:sectPr>
      </w:pPr>
      <w:bookmarkStart w:id="11" w:name="_Toc147990096"/>
    </w:p>
    <w:p w14:paraId="6F7BACE0" w14:textId="0540BF2E" w:rsidR="00AD098D" w:rsidRDefault="00AB51C1" w:rsidP="00A51896">
      <w:pPr>
        <w:pStyle w:val="Heading1"/>
        <w:numPr>
          <w:ilvl w:val="0"/>
          <w:numId w:val="0"/>
        </w:numPr>
        <w:spacing w:before="0"/>
        <w:ind w:left="432"/>
        <w:jc w:val="center"/>
        <w:rPr>
          <w:rFonts w:ascii="Times New Roman" w:hAnsi="Times New Roman" w:cs="Times New Roman"/>
          <w:b/>
          <w:bCs/>
          <w:color w:val="auto"/>
          <w:lang w:val="en-US"/>
        </w:rPr>
      </w:pPr>
      <w:bookmarkStart w:id="12" w:name="_Toc148013427"/>
      <w:bookmarkStart w:id="13" w:name="_Toc148013529"/>
      <w:r w:rsidRPr="00AB51C1">
        <w:rPr>
          <w:rFonts w:ascii="Times New Roman" w:hAnsi="Times New Roman" w:cs="Times New Roman"/>
          <w:b/>
          <w:bCs/>
          <w:color w:val="auto"/>
          <w:lang w:val="en-US"/>
        </w:rPr>
        <w:lastRenderedPageBreak/>
        <w:t>DAFTAR ISI</w:t>
      </w:r>
      <w:bookmarkEnd w:id="11"/>
      <w:bookmarkEnd w:id="12"/>
      <w:bookmarkEnd w:id="13"/>
    </w:p>
    <w:sdt>
      <w:sdtPr>
        <w:rPr>
          <w:rFonts w:ascii="Calibri" w:eastAsia="Calibri" w:hAnsi="Calibri"/>
          <w:color w:val="auto"/>
          <w:sz w:val="22"/>
          <w:szCs w:val="22"/>
          <w:lang w:val="id-ID"/>
        </w:rPr>
        <w:id w:val="-1663387169"/>
        <w:docPartObj>
          <w:docPartGallery w:val="Table of Contents"/>
          <w:docPartUnique/>
        </w:docPartObj>
      </w:sdtPr>
      <w:sdtEndPr>
        <w:rPr>
          <w:b/>
          <w:bCs/>
          <w:noProof/>
        </w:rPr>
      </w:sdtEndPr>
      <w:sdtContent>
        <w:p w14:paraId="58F83709" w14:textId="2EF025C8" w:rsidR="00A51896" w:rsidRPr="00A51896" w:rsidRDefault="00A51896">
          <w:pPr>
            <w:pStyle w:val="TOCHeading"/>
            <w:rPr>
              <w:rFonts w:ascii="Times New Roman" w:hAnsi="Times New Roman" w:cs="Times New Roman"/>
              <w:b/>
              <w:bCs/>
              <w:color w:val="auto"/>
              <w:sz w:val="22"/>
              <w:szCs w:val="22"/>
            </w:rPr>
          </w:pPr>
          <w:r>
            <w:rPr>
              <w:rFonts w:ascii="Times New Roman" w:hAnsi="Times New Roman" w:cs="Times New Roman"/>
              <w:b/>
              <w:bCs/>
              <w:color w:val="auto"/>
              <w:sz w:val="22"/>
              <w:szCs w:val="22"/>
            </w:rPr>
            <w:t>HALAMAN JUDUL</w:t>
          </w:r>
        </w:p>
        <w:p w14:paraId="551C99FA" w14:textId="7F99BCC2" w:rsidR="00A51896" w:rsidRDefault="00A51896">
          <w:pPr>
            <w:pStyle w:val="TOC1"/>
            <w:tabs>
              <w:tab w:val="right" w:leader="dot" w:pos="7927"/>
            </w:tabs>
            <w:rPr>
              <w:rFonts w:asciiTheme="minorHAnsi" w:eastAsiaTheme="minorEastAsia" w:hAnsiTheme="minorHAnsi" w:cstheme="minorBidi"/>
              <w:noProof/>
              <w:kern w:val="2"/>
              <w:lang w:val="en-ID" w:eastAsia="en-ID"/>
              <w14:ligatures w14:val="standardContextual"/>
            </w:rPr>
          </w:pPr>
          <w:r>
            <w:fldChar w:fldCharType="begin"/>
          </w:r>
          <w:r>
            <w:instrText xml:space="preserve"> TOC \o "1-3" \h \z \u </w:instrText>
          </w:r>
          <w:r>
            <w:fldChar w:fldCharType="separate"/>
          </w:r>
          <w:hyperlink w:anchor="_Toc148013526" w:history="1">
            <w:r w:rsidRPr="001523EF">
              <w:rPr>
                <w:rStyle w:val="Hyperlink"/>
                <w:rFonts w:ascii="Times New Roman" w:hAnsi="Times New Roman" w:cs="Times New Roman"/>
                <w:b/>
                <w:bCs/>
                <w:noProof/>
                <w:lang w:val="en-US"/>
              </w:rPr>
              <w:t>LEMBAR PENGESAHAN INDUSTRI</w:t>
            </w:r>
            <w:r>
              <w:rPr>
                <w:noProof/>
                <w:webHidden/>
              </w:rPr>
              <w:tab/>
            </w:r>
            <w:r>
              <w:rPr>
                <w:noProof/>
                <w:webHidden/>
              </w:rPr>
              <w:fldChar w:fldCharType="begin"/>
            </w:r>
            <w:r>
              <w:rPr>
                <w:noProof/>
                <w:webHidden/>
              </w:rPr>
              <w:instrText xml:space="preserve"> PAGEREF _Toc148013526 \h </w:instrText>
            </w:r>
            <w:r>
              <w:rPr>
                <w:noProof/>
                <w:webHidden/>
              </w:rPr>
            </w:r>
            <w:r>
              <w:rPr>
                <w:noProof/>
                <w:webHidden/>
              </w:rPr>
              <w:fldChar w:fldCharType="separate"/>
            </w:r>
            <w:r>
              <w:rPr>
                <w:noProof/>
                <w:webHidden/>
              </w:rPr>
              <w:t>i</w:t>
            </w:r>
            <w:r>
              <w:rPr>
                <w:noProof/>
                <w:webHidden/>
              </w:rPr>
              <w:fldChar w:fldCharType="end"/>
            </w:r>
          </w:hyperlink>
        </w:p>
        <w:p w14:paraId="454BFFBC" w14:textId="6F0761A1" w:rsidR="00A51896" w:rsidRDefault="00B24FFD">
          <w:pPr>
            <w:pStyle w:val="TOC1"/>
            <w:tabs>
              <w:tab w:val="right" w:leader="dot" w:pos="7927"/>
            </w:tabs>
            <w:rPr>
              <w:rFonts w:asciiTheme="minorHAnsi" w:eastAsiaTheme="minorEastAsia" w:hAnsiTheme="minorHAnsi" w:cstheme="minorBidi"/>
              <w:noProof/>
              <w:kern w:val="2"/>
              <w:lang w:val="en-ID" w:eastAsia="en-ID"/>
              <w14:ligatures w14:val="standardContextual"/>
            </w:rPr>
          </w:pPr>
          <w:hyperlink w:anchor="_Toc148013527" w:history="1">
            <w:r w:rsidR="00A51896" w:rsidRPr="001523EF">
              <w:rPr>
                <w:rStyle w:val="Hyperlink"/>
                <w:rFonts w:ascii="Times New Roman" w:hAnsi="Times New Roman" w:cs="Times New Roman"/>
                <w:b/>
                <w:bCs/>
                <w:noProof/>
                <w:lang w:val="en-US"/>
              </w:rPr>
              <w:t>LEMBAR PENGESAHAN SEKOLAH</w:t>
            </w:r>
            <w:r w:rsidR="00A51896">
              <w:rPr>
                <w:noProof/>
                <w:webHidden/>
              </w:rPr>
              <w:tab/>
            </w:r>
            <w:r w:rsidR="00A51896">
              <w:rPr>
                <w:noProof/>
                <w:webHidden/>
              </w:rPr>
              <w:fldChar w:fldCharType="begin"/>
            </w:r>
            <w:r w:rsidR="00A51896">
              <w:rPr>
                <w:noProof/>
                <w:webHidden/>
              </w:rPr>
              <w:instrText xml:space="preserve"> PAGEREF _Toc148013527 \h </w:instrText>
            </w:r>
            <w:r w:rsidR="00A51896">
              <w:rPr>
                <w:noProof/>
                <w:webHidden/>
              </w:rPr>
            </w:r>
            <w:r w:rsidR="00A51896">
              <w:rPr>
                <w:noProof/>
                <w:webHidden/>
              </w:rPr>
              <w:fldChar w:fldCharType="separate"/>
            </w:r>
            <w:r w:rsidR="00A51896">
              <w:rPr>
                <w:noProof/>
                <w:webHidden/>
              </w:rPr>
              <w:t>ii</w:t>
            </w:r>
            <w:r w:rsidR="00A51896">
              <w:rPr>
                <w:noProof/>
                <w:webHidden/>
              </w:rPr>
              <w:fldChar w:fldCharType="end"/>
            </w:r>
          </w:hyperlink>
        </w:p>
        <w:p w14:paraId="0F9EA910" w14:textId="22DBB55F" w:rsidR="00A51896" w:rsidRDefault="00B24FFD">
          <w:pPr>
            <w:pStyle w:val="TOC1"/>
            <w:tabs>
              <w:tab w:val="right" w:leader="dot" w:pos="7927"/>
            </w:tabs>
            <w:rPr>
              <w:rFonts w:asciiTheme="minorHAnsi" w:eastAsiaTheme="minorEastAsia" w:hAnsiTheme="minorHAnsi" w:cstheme="minorBidi"/>
              <w:noProof/>
              <w:kern w:val="2"/>
              <w:lang w:val="en-ID" w:eastAsia="en-ID"/>
              <w14:ligatures w14:val="standardContextual"/>
            </w:rPr>
          </w:pPr>
          <w:hyperlink w:anchor="_Toc148013528" w:history="1">
            <w:r w:rsidR="00A51896" w:rsidRPr="001523EF">
              <w:rPr>
                <w:rStyle w:val="Hyperlink"/>
                <w:rFonts w:ascii="Times New Roman" w:hAnsi="Times New Roman" w:cs="Times New Roman"/>
                <w:b/>
                <w:bCs/>
                <w:noProof/>
                <w:lang w:val="en-US"/>
              </w:rPr>
              <w:t>KATA PENGANTAR</w:t>
            </w:r>
            <w:r w:rsidR="00A51896">
              <w:rPr>
                <w:noProof/>
                <w:webHidden/>
              </w:rPr>
              <w:tab/>
            </w:r>
            <w:r w:rsidR="00A51896">
              <w:rPr>
                <w:noProof/>
                <w:webHidden/>
              </w:rPr>
              <w:fldChar w:fldCharType="begin"/>
            </w:r>
            <w:r w:rsidR="00A51896">
              <w:rPr>
                <w:noProof/>
                <w:webHidden/>
              </w:rPr>
              <w:instrText xml:space="preserve"> PAGEREF _Toc148013528 \h </w:instrText>
            </w:r>
            <w:r w:rsidR="00A51896">
              <w:rPr>
                <w:noProof/>
                <w:webHidden/>
              </w:rPr>
            </w:r>
            <w:r w:rsidR="00A51896">
              <w:rPr>
                <w:noProof/>
                <w:webHidden/>
              </w:rPr>
              <w:fldChar w:fldCharType="separate"/>
            </w:r>
            <w:r w:rsidR="00A51896">
              <w:rPr>
                <w:noProof/>
                <w:webHidden/>
              </w:rPr>
              <w:t>iii</w:t>
            </w:r>
            <w:r w:rsidR="00A51896">
              <w:rPr>
                <w:noProof/>
                <w:webHidden/>
              </w:rPr>
              <w:fldChar w:fldCharType="end"/>
            </w:r>
          </w:hyperlink>
        </w:p>
        <w:p w14:paraId="54C89584" w14:textId="623E39C9" w:rsidR="00A51896" w:rsidRDefault="00B24FFD">
          <w:pPr>
            <w:pStyle w:val="TOC1"/>
            <w:tabs>
              <w:tab w:val="right" w:leader="dot" w:pos="7927"/>
            </w:tabs>
            <w:rPr>
              <w:rFonts w:asciiTheme="minorHAnsi" w:eastAsiaTheme="minorEastAsia" w:hAnsiTheme="minorHAnsi" w:cstheme="minorBidi"/>
              <w:noProof/>
              <w:kern w:val="2"/>
              <w:lang w:val="en-ID" w:eastAsia="en-ID"/>
              <w14:ligatures w14:val="standardContextual"/>
            </w:rPr>
          </w:pPr>
          <w:hyperlink w:anchor="_Toc148013529" w:history="1">
            <w:r w:rsidR="00A51896" w:rsidRPr="001523EF">
              <w:rPr>
                <w:rStyle w:val="Hyperlink"/>
                <w:rFonts w:ascii="Times New Roman" w:hAnsi="Times New Roman" w:cs="Times New Roman"/>
                <w:b/>
                <w:bCs/>
                <w:noProof/>
                <w:lang w:val="en-US"/>
              </w:rPr>
              <w:t>DAFTAR ISI</w:t>
            </w:r>
            <w:r w:rsidR="00A51896">
              <w:rPr>
                <w:noProof/>
                <w:webHidden/>
              </w:rPr>
              <w:tab/>
            </w:r>
            <w:r w:rsidR="00A51896">
              <w:rPr>
                <w:noProof/>
                <w:webHidden/>
              </w:rPr>
              <w:fldChar w:fldCharType="begin"/>
            </w:r>
            <w:r w:rsidR="00A51896">
              <w:rPr>
                <w:noProof/>
                <w:webHidden/>
              </w:rPr>
              <w:instrText xml:space="preserve"> PAGEREF _Toc148013529 \h </w:instrText>
            </w:r>
            <w:r w:rsidR="00A51896">
              <w:rPr>
                <w:noProof/>
                <w:webHidden/>
              </w:rPr>
            </w:r>
            <w:r w:rsidR="00A51896">
              <w:rPr>
                <w:noProof/>
                <w:webHidden/>
              </w:rPr>
              <w:fldChar w:fldCharType="separate"/>
            </w:r>
            <w:r w:rsidR="00A51896">
              <w:rPr>
                <w:noProof/>
                <w:webHidden/>
              </w:rPr>
              <w:t>v</w:t>
            </w:r>
            <w:r w:rsidR="00A51896">
              <w:rPr>
                <w:noProof/>
                <w:webHidden/>
              </w:rPr>
              <w:fldChar w:fldCharType="end"/>
            </w:r>
          </w:hyperlink>
        </w:p>
        <w:p w14:paraId="2E1CC677" w14:textId="455DDFD1" w:rsidR="00A51896" w:rsidRDefault="00B24FFD">
          <w:pPr>
            <w:pStyle w:val="TOC1"/>
            <w:tabs>
              <w:tab w:val="right" w:leader="dot" w:pos="7927"/>
            </w:tabs>
            <w:rPr>
              <w:rFonts w:asciiTheme="minorHAnsi" w:eastAsiaTheme="minorEastAsia" w:hAnsiTheme="minorHAnsi" w:cstheme="minorBidi"/>
              <w:noProof/>
              <w:kern w:val="2"/>
              <w:lang w:val="en-ID" w:eastAsia="en-ID"/>
              <w14:ligatures w14:val="standardContextual"/>
            </w:rPr>
          </w:pPr>
          <w:hyperlink w:anchor="_Toc148013530" w:history="1">
            <w:r w:rsidR="00A51896" w:rsidRPr="001523EF">
              <w:rPr>
                <w:rStyle w:val="Hyperlink"/>
                <w:rFonts w:ascii="Times New Roman" w:hAnsi="Times New Roman" w:cs="Times New Roman"/>
                <w:b/>
                <w:bCs/>
                <w:noProof/>
              </w:rPr>
              <w:t>DAFTAR GAMBAR</w:t>
            </w:r>
            <w:r w:rsidR="00A51896">
              <w:rPr>
                <w:noProof/>
                <w:webHidden/>
              </w:rPr>
              <w:tab/>
            </w:r>
            <w:r w:rsidR="00A51896">
              <w:rPr>
                <w:noProof/>
                <w:webHidden/>
              </w:rPr>
              <w:fldChar w:fldCharType="begin"/>
            </w:r>
            <w:r w:rsidR="00A51896">
              <w:rPr>
                <w:noProof/>
                <w:webHidden/>
              </w:rPr>
              <w:instrText xml:space="preserve"> PAGEREF _Toc148013530 \h </w:instrText>
            </w:r>
            <w:r w:rsidR="00A51896">
              <w:rPr>
                <w:noProof/>
                <w:webHidden/>
              </w:rPr>
            </w:r>
            <w:r w:rsidR="00A51896">
              <w:rPr>
                <w:noProof/>
                <w:webHidden/>
              </w:rPr>
              <w:fldChar w:fldCharType="separate"/>
            </w:r>
            <w:r w:rsidR="00A51896">
              <w:rPr>
                <w:noProof/>
                <w:webHidden/>
              </w:rPr>
              <w:t>vi</w:t>
            </w:r>
            <w:r w:rsidR="00A51896">
              <w:rPr>
                <w:noProof/>
                <w:webHidden/>
              </w:rPr>
              <w:fldChar w:fldCharType="end"/>
            </w:r>
          </w:hyperlink>
        </w:p>
        <w:p w14:paraId="20F69115" w14:textId="4B1AE183" w:rsidR="00A51896" w:rsidRDefault="00B24FFD">
          <w:pPr>
            <w:pStyle w:val="TOC1"/>
            <w:tabs>
              <w:tab w:val="right" w:leader="dot" w:pos="7927"/>
            </w:tabs>
            <w:rPr>
              <w:rFonts w:asciiTheme="minorHAnsi" w:eastAsiaTheme="minorEastAsia" w:hAnsiTheme="minorHAnsi" w:cstheme="minorBidi"/>
              <w:noProof/>
              <w:kern w:val="2"/>
              <w:lang w:val="en-ID" w:eastAsia="en-ID"/>
              <w14:ligatures w14:val="standardContextual"/>
            </w:rPr>
          </w:pPr>
          <w:hyperlink w:anchor="_Toc148013531" w:history="1">
            <w:r w:rsidR="00A51896" w:rsidRPr="001523EF">
              <w:rPr>
                <w:rStyle w:val="Hyperlink"/>
                <w:rFonts w:ascii="Times New Roman" w:hAnsi="Times New Roman" w:cs="Times New Roman"/>
                <w:b/>
                <w:bCs/>
                <w:noProof/>
              </w:rPr>
              <w:t>DAFTAR LAMPIRAN</w:t>
            </w:r>
            <w:r w:rsidR="00A51896">
              <w:rPr>
                <w:noProof/>
                <w:webHidden/>
              </w:rPr>
              <w:tab/>
            </w:r>
            <w:r w:rsidR="00A51896">
              <w:rPr>
                <w:noProof/>
                <w:webHidden/>
              </w:rPr>
              <w:fldChar w:fldCharType="begin"/>
            </w:r>
            <w:r w:rsidR="00A51896">
              <w:rPr>
                <w:noProof/>
                <w:webHidden/>
              </w:rPr>
              <w:instrText xml:space="preserve"> PAGEREF _Toc148013531 \h </w:instrText>
            </w:r>
            <w:r w:rsidR="00A51896">
              <w:rPr>
                <w:noProof/>
                <w:webHidden/>
              </w:rPr>
            </w:r>
            <w:r w:rsidR="00A51896">
              <w:rPr>
                <w:noProof/>
                <w:webHidden/>
              </w:rPr>
              <w:fldChar w:fldCharType="separate"/>
            </w:r>
            <w:r w:rsidR="00A51896">
              <w:rPr>
                <w:noProof/>
                <w:webHidden/>
              </w:rPr>
              <w:t>vi</w:t>
            </w:r>
            <w:r w:rsidR="00A51896">
              <w:rPr>
                <w:noProof/>
                <w:webHidden/>
              </w:rPr>
              <w:fldChar w:fldCharType="end"/>
            </w:r>
          </w:hyperlink>
        </w:p>
        <w:p w14:paraId="2E28A1E8" w14:textId="3F0247F1" w:rsidR="00A51896" w:rsidRDefault="00B24FFD">
          <w:pPr>
            <w:pStyle w:val="TOC1"/>
            <w:tabs>
              <w:tab w:val="right" w:leader="dot" w:pos="7927"/>
            </w:tabs>
            <w:rPr>
              <w:rFonts w:asciiTheme="minorHAnsi" w:eastAsiaTheme="minorEastAsia" w:hAnsiTheme="minorHAnsi" w:cstheme="minorBidi"/>
              <w:noProof/>
              <w:kern w:val="2"/>
              <w:lang w:val="en-ID" w:eastAsia="en-ID"/>
              <w14:ligatures w14:val="standardContextual"/>
            </w:rPr>
          </w:pPr>
          <w:hyperlink w:anchor="_Toc148013532" w:history="1">
            <w:r w:rsidR="00A51896" w:rsidRPr="001523EF">
              <w:rPr>
                <w:rStyle w:val="Hyperlink"/>
                <w:rFonts w:ascii="Times New Roman" w:hAnsi="Times New Roman" w:cs="Times New Roman"/>
                <w:b/>
                <w:bCs/>
                <w:noProof/>
              </w:rPr>
              <w:t>BAB I PENDAHULUAN</w:t>
            </w:r>
            <w:r w:rsidR="00A51896">
              <w:rPr>
                <w:noProof/>
                <w:webHidden/>
              </w:rPr>
              <w:tab/>
            </w:r>
            <w:r w:rsidR="00A51896">
              <w:rPr>
                <w:noProof/>
                <w:webHidden/>
              </w:rPr>
              <w:fldChar w:fldCharType="begin"/>
            </w:r>
            <w:r w:rsidR="00A51896">
              <w:rPr>
                <w:noProof/>
                <w:webHidden/>
              </w:rPr>
              <w:instrText xml:space="preserve"> PAGEREF _Toc148013532 \h </w:instrText>
            </w:r>
            <w:r w:rsidR="00A51896">
              <w:rPr>
                <w:noProof/>
                <w:webHidden/>
              </w:rPr>
            </w:r>
            <w:r w:rsidR="00A51896">
              <w:rPr>
                <w:noProof/>
                <w:webHidden/>
              </w:rPr>
              <w:fldChar w:fldCharType="separate"/>
            </w:r>
            <w:r w:rsidR="00A51896">
              <w:rPr>
                <w:noProof/>
                <w:webHidden/>
              </w:rPr>
              <w:t>1</w:t>
            </w:r>
            <w:r w:rsidR="00A51896">
              <w:rPr>
                <w:noProof/>
                <w:webHidden/>
              </w:rPr>
              <w:fldChar w:fldCharType="end"/>
            </w:r>
          </w:hyperlink>
        </w:p>
        <w:p w14:paraId="67D7FB80" w14:textId="6CA691A4" w:rsidR="00A51896" w:rsidRDefault="00B24FFD">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8013533" w:history="1">
            <w:r w:rsidR="00A51896" w:rsidRPr="001523EF">
              <w:rPr>
                <w:rStyle w:val="Hyperlink"/>
                <w:rFonts w:ascii="Times New Roman" w:hAnsi="Times New Roman" w:cs="Times New Roman"/>
                <w:b/>
                <w:bCs/>
                <w:noProof/>
              </w:rPr>
              <w:t>1.1</w:t>
            </w:r>
            <w:r w:rsidR="00A51896">
              <w:rPr>
                <w:rFonts w:asciiTheme="minorHAnsi" w:eastAsiaTheme="minorEastAsia" w:hAnsiTheme="minorHAnsi" w:cstheme="minorBidi"/>
                <w:noProof/>
                <w:kern w:val="2"/>
                <w:lang w:val="en-ID" w:eastAsia="en-ID"/>
                <w14:ligatures w14:val="standardContextual"/>
              </w:rPr>
              <w:tab/>
            </w:r>
            <w:r w:rsidR="00A51896" w:rsidRPr="001523EF">
              <w:rPr>
                <w:rStyle w:val="Hyperlink"/>
                <w:rFonts w:ascii="Times New Roman" w:hAnsi="Times New Roman" w:cs="Times New Roman"/>
                <w:b/>
                <w:bCs/>
                <w:noProof/>
              </w:rPr>
              <w:t>Latar Belakang</w:t>
            </w:r>
            <w:r w:rsidR="00A51896">
              <w:rPr>
                <w:noProof/>
                <w:webHidden/>
              </w:rPr>
              <w:tab/>
            </w:r>
            <w:r w:rsidR="00A51896">
              <w:rPr>
                <w:noProof/>
                <w:webHidden/>
              </w:rPr>
              <w:fldChar w:fldCharType="begin"/>
            </w:r>
            <w:r w:rsidR="00A51896">
              <w:rPr>
                <w:noProof/>
                <w:webHidden/>
              </w:rPr>
              <w:instrText xml:space="preserve"> PAGEREF _Toc148013533 \h </w:instrText>
            </w:r>
            <w:r w:rsidR="00A51896">
              <w:rPr>
                <w:noProof/>
                <w:webHidden/>
              </w:rPr>
            </w:r>
            <w:r w:rsidR="00A51896">
              <w:rPr>
                <w:noProof/>
                <w:webHidden/>
              </w:rPr>
              <w:fldChar w:fldCharType="separate"/>
            </w:r>
            <w:r w:rsidR="00A51896">
              <w:rPr>
                <w:noProof/>
                <w:webHidden/>
              </w:rPr>
              <w:t>1</w:t>
            </w:r>
            <w:r w:rsidR="00A51896">
              <w:rPr>
                <w:noProof/>
                <w:webHidden/>
              </w:rPr>
              <w:fldChar w:fldCharType="end"/>
            </w:r>
          </w:hyperlink>
        </w:p>
        <w:p w14:paraId="63D83C82" w14:textId="26C4FE1D" w:rsidR="00A51896" w:rsidRDefault="00B24FFD">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8013534" w:history="1">
            <w:r w:rsidR="00A51896" w:rsidRPr="001523EF">
              <w:rPr>
                <w:rStyle w:val="Hyperlink"/>
                <w:rFonts w:ascii="Times New Roman" w:hAnsi="Times New Roman" w:cs="Times New Roman"/>
                <w:b/>
                <w:bCs/>
                <w:noProof/>
              </w:rPr>
              <w:t>1.2</w:t>
            </w:r>
            <w:r w:rsidR="00A51896">
              <w:rPr>
                <w:rFonts w:asciiTheme="minorHAnsi" w:eastAsiaTheme="minorEastAsia" w:hAnsiTheme="minorHAnsi" w:cstheme="minorBidi"/>
                <w:noProof/>
                <w:kern w:val="2"/>
                <w:lang w:val="en-ID" w:eastAsia="en-ID"/>
                <w14:ligatures w14:val="standardContextual"/>
              </w:rPr>
              <w:tab/>
            </w:r>
            <w:r w:rsidR="00A51896" w:rsidRPr="001523EF">
              <w:rPr>
                <w:rStyle w:val="Hyperlink"/>
                <w:rFonts w:ascii="Times New Roman" w:hAnsi="Times New Roman" w:cs="Times New Roman"/>
                <w:b/>
                <w:bCs/>
                <w:noProof/>
              </w:rPr>
              <w:t>Maksud dan Tujuan</w:t>
            </w:r>
            <w:r w:rsidR="00A51896">
              <w:rPr>
                <w:noProof/>
                <w:webHidden/>
              </w:rPr>
              <w:tab/>
            </w:r>
            <w:r w:rsidR="00A51896">
              <w:rPr>
                <w:noProof/>
                <w:webHidden/>
              </w:rPr>
              <w:fldChar w:fldCharType="begin"/>
            </w:r>
            <w:r w:rsidR="00A51896">
              <w:rPr>
                <w:noProof/>
                <w:webHidden/>
              </w:rPr>
              <w:instrText xml:space="preserve"> PAGEREF _Toc148013534 \h </w:instrText>
            </w:r>
            <w:r w:rsidR="00A51896">
              <w:rPr>
                <w:noProof/>
                <w:webHidden/>
              </w:rPr>
            </w:r>
            <w:r w:rsidR="00A51896">
              <w:rPr>
                <w:noProof/>
                <w:webHidden/>
              </w:rPr>
              <w:fldChar w:fldCharType="separate"/>
            </w:r>
            <w:r w:rsidR="00A51896">
              <w:rPr>
                <w:noProof/>
                <w:webHidden/>
              </w:rPr>
              <w:t>3</w:t>
            </w:r>
            <w:r w:rsidR="00A51896">
              <w:rPr>
                <w:noProof/>
                <w:webHidden/>
              </w:rPr>
              <w:fldChar w:fldCharType="end"/>
            </w:r>
          </w:hyperlink>
        </w:p>
        <w:p w14:paraId="79962D5A" w14:textId="194F2094" w:rsidR="00A51896" w:rsidRDefault="00B24FFD">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8013535" w:history="1">
            <w:r w:rsidR="00A51896" w:rsidRPr="001523EF">
              <w:rPr>
                <w:rStyle w:val="Hyperlink"/>
                <w:rFonts w:ascii="Times New Roman" w:hAnsi="Times New Roman" w:cs="Times New Roman"/>
                <w:b/>
                <w:bCs/>
                <w:noProof/>
              </w:rPr>
              <w:t>1.3</w:t>
            </w:r>
            <w:r w:rsidR="00A51896">
              <w:rPr>
                <w:rFonts w:asciiTheme="minorHAnsi" w:eastAsiaTheme="minorEastAsia" w:hAnsiTheme="minorHAnsi" w:cstheme="minorBidi"/>
                <w:noProof/>
                <w:kern w:val="2"/>
                <w:lang w:val="en-ID" w:eastAsia="en-ID"/>
                <w14:ligatures w14:val="standardContextual"/>
              </w:rPr>
              <w:tab/>
            </w:r>
            <w:r w:rsidR="00A51896" w:rsidRPr="001523EF">
              <w:rPr>
                <w:rStyle w:val="Hyperlink"/>
                <w:rFonts w:ascii="Times New Roman" w:hAnsi="Times New Roman" w:cs="Times New Roman"/>
                <w:b/>
                <w:bCs/>
                <w:noProof/>
              </w:rPr>
              <w:t>Rumusan Tujuan Penulisan</w:t>
            </w:r>
            <w:r w:rsidR="00A51896">
              <w:rPr>
                <w:noProof/>
                <w:webHidden/>
              </w:rPr>
              <w:tab/>
            </w:r>
            <w:r w:rsidR="00A51896">
              <w:rPr>
                <w:noProof/>
                <w:webHidden/>
              </w:rPr>
              <w:fldChar w:fldCharType="begin"/>
            </w:r>
            <w:r w:rsidR="00A51896">
              <w:rPr>
                <w:noProof/>
                <w:webHidden/>
              </w:rPr>
              <w:instrText xml:space="preserve"> PAGEREF _Toc148013535 \h </w:instrText>
            </w:r>
            <w:r w:rsidR="00A51896">
              <w:rPr>
                <w:noProof/>
                <w:webHidden/>
              </w:rPr>
            </w:r>
            <w:r w:rsidR="00A51896">
              <w:rPr>
                <w:noProof/>
                <w:webHidden/>
              </w:rPr>
              <w:fldChar w:fldCharType="separate"/>
            </w:r>
            <w:r w:rsidR="00A51896">
              <w:rPr>
                <w:noProof/>
                <w:webHidden/>
              </w:rPr>
              <w:t>3</w:t>
            </w:r>
            <w:r w:rsidR="00A51896">
              <w:rPr>
                <w:noProof/>
                <w:webHidden/>
              </w:rPr>
              <w:fldChar w:fldCharType="end"/>
            </w:r>
          </w:hyperlink>
        </w:p>
        <w:p w14:paraId="1156C5A4" w14:textId="3DBC6BFA" w:rsidR="00A51896" w:rsidRDefault="00B24FFD">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8013536" w:history="1">
            <w:r w:rsidR="00A51896" w:rsidRPr="001523EF">
              <w:rPr>
                <w:rStyle w:val="Hyperlink"/>
                <w:rFonts w:ascii="Times New Roman" w:hAnsi="Times New Roman" w:cs="Times New Roman"/>
                <w:b/>
                <w:bCs/>
                <w:noProof/>
              </w:rPr>
              <w:t>1.4</w:t>
            </w:r>
            <w:r w:rsidR="00A51896">
              <w:rPr>
                <w:rFonts w:asciiTheme="minorHAnsi" w:eastAsiaTheme="minorEastAsia" w:hAnsiTheme="minorHAnsi" w:cstheme="minorBidi"/>
                <w:noProof/>
                <w:kern w:val="2"/>
                <w:lang w:val="en-ID" w:eastAsia="en-ID"/>
                <w14:ligatures w14:val="standardContextual"/>
              </w:rPr>
              <w:tab/>
            </w:r>
            <w:r w:rsidR="00A51896" w:rsidRPr="001523EF">
              <w:rPr>
                <w:rStyle w:val="Hyperlink"/>
                <w:rFonts w:ascii="Times New Roman" w:hAnsi="Times New Roman" w:cs="Times New Roman"/>
                <w:b/>
                <w:bCs/>
                <w:noProof/>
              </w:rPr>
              <w:t>Waktu dan Tempat Pelaksanaan</w:t>
            </w:r>
            <w:r w:rsidR="00A51896">
              <w:rPr>
                <w:noProof/>
                <w:webHidden/>
              </w:rPr>
              <w:tab/>
            </w:r>
            <w:r w:rsidR="00A51896">
              <w:rPr>
                <w:noProof/>
                <w:webHidden/>
              </w:rPr>
              <w:fldChar w:fldCharType="begin"/>
            </w:r>
            <w:r w:rsidR="00A51896">
              <w:rPr>
                <w:noProof/>
                <w:webHidden/>
              </w:rPr>
              <w:instrText xml:space="preserve"> PAGEREF _Toc148013536 \h </w:instrText>
            </w:r>
            <w:r w:rsidR="00A51896">
              <w:rPr>
                <w:noProof/>
                <w:webHidden/>
              </w:rPr>
            </w:r>
            <w:r w:rsidR="00A51896">
              <w:rPr>
                <w:noProof/>
                <w:webHidden/>
              </w:rPr>
              <w:fldChar w:fldCharType="separate"/>
            </w:r>
            <w:r w:rsidR="00A51896">
              <w:rPr>
                <w:noProof/>
                <w:webHidden/>
              </w:rPr>
              <w:t>4</w:t>
            </w:r>
            <w:r w:rsidR="00A51896">
              <w:rPr>
                <w:noProof/>
                <w:webHidden/>
              </w:rPr>
              <w:fldChar w:fldCharType="end"/>
            </w:r>
          </w:hyperlink>
        </w:p>
        <w:p w14:paraId="48E8E671" w14:textId="25BCBD9F" w:rsidR="00A51896" w:rsidRDefault="00B24FFD">
          <w:pPr>
            <w:pStyle w:val="TOC1"/>
            <w:tabs>
              <w:tab w:val="right" w:leader="dot" w:pos="7927"/>
            </w:tabs>
            <w:rPr>
              <w:rFonts w:asciiTheme="minorHAnsi" w:eastAsiaTheme="minorEastAsia" w:hAnsiTheme="minorHAnsi" w:cstheme="minorBidi"/>
              <w:noProof/>
              <w:kern w:val="2"/>
              <w:lang w:val="en-ID" w:eastAsia="en-ID"/>
              <w14:ligatures w14:val="standardContextual"/>
            </w:rPr>
          </w:pPr>
          <w:hyperlink w:anchor="_Toc148013537" w:history="1">
            <w:r w:rsidR="00A51896" w:rsidRPr="001523EF">
              <w:rPr>
                <w:rStyle w:val="Hyperlink"/>
                <w:rFonts w:ascii="Times New Roman" w:hAnsi="Times New Roman" w:cs="Times New Roman"/>
                <w:b/>
                <w:bCs/>
                <w:noProof/>
              </w:rPr>
              <w:t>BAB I</w:t>
            </w:r>
            <w:r w:rsidR="00A51896" w:rsidRPr="001523EF">
              <w:rPr>
                <w:rStyle w:val="Hyperlink"/>
                <w:rFonts w:ascii="Times New Roman" w:hAnsi="Times New Roman" w:cs="Times New Roman"/>
                <w:b/>
                <w:bCs/>
                <w:noProof/>
                <w:lang w:val="en-US"/>
              </w:rPr>
              <w:t>I</w:t>
            </w:r>
            <w:r w:rsidR="00A51896" w:rsidRPr="001523EF">
              <w:rPr>
                <w:rStyle w:val="Hyperlink"/>
                <w:rFonts w:ascii="Times New Roman" w:hAnsi="Times New Roman" w:cs="Times New Roman"/>
                <w:b/>
                <w:bCs/>
                <w:noProof/>
              </w:rPr>
              <w:t xml:space="preserve"> </w:t>
            </w:r>
            <w:r w:rsidR="00A51896" w:rsidRPr="001523EF">
              <w:rPr>
                <w:rStyle w:val="Hyperlink"/>
                <w:rFonts w:ascii="Times New Roman" w:hAnsi="Times New Roman" w:cs="Times New Roman"/>
                <w:b/>
                <w:bCs/>
                <w:noProof/>
                <w:lang w:val="en-US"/>
              </w:rPr>
              <w:t>TINJAUAN UMUM PERUSAHAAN</w:t>
            </w:r>
            <w:r w:rsidR="00A51896">
              <w:rPr>
                <w:noProof/>
                <w:webHidden/>
              </w:rPr>
              <w:tab/>
            </w:r>
            <w:r w:rsidR="00A51896">
              <w:rPr>
                <w:noProof/>
                <w:webHidden/>
              </w:rPr>
              <w:fldChar w:fldCharType="begin"/>
            </w:r>
            <w:r w:rsidR="00A51896">
              <w:rPr>
                <w:noProof/>
                <w:webHidden/>
              </w:rPr>
              <w:instrText xml:space="preserve"> PAGEREF _Toc148013537 \h </w:instrText>
            </w:r>
            <w:r w:rsidR="00A51896">
              <w:rPr>
                <w:noProof/>
                <w:webHidden/>
              </w:rPr>
            </w:r>
            <w:r w:rsidR="00A51896">
              <w:rPr>
                <w:noProof/>
                <w:webHidden/>
              </w:rPr>
              <w:fldChar w:fldCharType="separate"/>
            </w:r>
            <w:r w:rsidR="00A51896">
              <w:rPr>
                <w:noProof/>
                <w:webHidden/>
              </w:rPr>
              <w:t>5</w:t>
            </w:r>
            <w:r w:rsidR="00A51896">
              <w:rPr>
                <w:noProof/>
                <w:webHidden/>
              </w:rPr>
              <w:fldChar w:fldCharType="end"/>
            </w:r>
          </w:hyperlink>
        </w:p>
        <w:p w14:paraId="29DD49EE" w14:textId="1F94FA52" w:rsidR="00A51896" w:rsidRDefault="00B24FFD">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8013539" w:history="1">
            <w:r w:rsidR="00A51896" w:rsidRPr="001523EF">
              <w:rPr>
                <w:rStyle w:val="Hyperlink"/>
                <w:rFonts w:ascii="Times New Roman" w:hAnsi="Times New Roman" w:cs="Times New Roman"/>
                <w:b/>
                <w:bCs/>
                <w:noProof/>
              </w:rPr>
              <w:t>2.1</w:t>
            </w:r>
            <w:r w:rsidR="00A51896">
              <w:rPr>
                <w:rFonts w:asciiTheme="minorHAnsi" w:eastAsiaTheme="minorEastAsia" w:hAnsiTheme="minorHAnsi" w:cstheme="minorBidi"/>
                <w:noProof/>
                <w:kern w:val="2"/>
                <w:lang w:val="en-ID" w:eastAsia="en-ID"/>
                <w14:ligatures w14:val="standardContextual"/>
              </w:rPr>
              <w:tab/>
            </w:r>
            <w:r w:rsidR="00A51896" w:rsidRPr="001523EF">
              <w:rPr>
                <w:rStyle w:val="Hyperlink"/>
                <w:rFonts w:ascii="Times New Roman" w:hAnsi="Times New Roman" w:cs="Times New Roman"/>
                <w:b/>
                <w:bCs/>
                <w:noProof/>
              </w:rPr>
              <w:t>Sejarah Perusahaan</w:t>
            </w:r>
            <w:r w:rsidR="00A51896">
              <w:rPr>
                <w:noProof/>
                <w:webHidden/>
              </w:rPr>
              <w:tab/>
            </w:r>
            <w:r w:rsidR="00A51896">
              <w:rPr>
                <w:noProof/>
                <w:webHidden/>
              </w:rPr>
              <w:fldChar w:fldCharType="begin"/>
            </w:r>
            <w:r w:rsidR="00A51896">
              <w:rPr>
                <w:noProof/>
                <w:webHidden/>
              </w:rPr>
              <w:instrText xml:space="preserve"> PAGEREF _Toc148013539 \h </w:instrText>
            </w:r>
            <w:r w:rsidR="00A51896">
              <w:rPr>
                <w:noProof/>
                <w:webHidden/>
              </w:rPr>
            </w:r>
            <w:r w:rsidR="00A51896">
              <w:rPr>
                <w:noProof/>
                <w:webHidden/>
              </w:rPr>
              <w:fldChar w:fldCharType="separate"/>
            </w:r>
            <w:r w:rsidR="00A51896">
              <w:rPr>
                <w:noProof/>
                <w:webHidden/>
              </w:rPr>
              <w:t>5</w:t>
            </w:r>
            <w:r w:rsidR="00A51896">
              <w:rPr>
                <w:noProof/>
                <w:webHidden/>
              </w:rPr>
              <w:fldChar w:fldCharType="end"/>
            </w:r>
          </w:hyperlink>
        </w:p>
        <w:p w14:paraId="2969F0E0" w14:textId="314FD6E0" w:rsidR="00A51896" w:rsidRDefault="00B24FFD">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8013540" w:history="1">
            <w:r w:rsidR="00A51896" w:rsidRPr="001523EF">
              <w:rPr>
                <w:rStyle w:val="Hyperlink"/>
                <w:rFonts w:ascii="Times New Roman" w:hAnsi="Times New Roman" w:cs="Times New Roman"/>
                <w:b/>
                <w:bCs/>
                <w:noProof/>
              </w:rPr>
              <w:t>2.2</w:t>
            </w:r>
            <w:r w:rsidR="00A51896">
              <w:rPr>
                <w:rFonts w:asciiTheme="minorHAnsi" w:eastAsiaTheme="minorEastAsia" w:hAnsiTheme="minorHAnsi" w:cstheme="minorBidi"/>
                <w:noProof/>
                <w:kern w:val="2"/>
                <w:lang w:val="en-ID" w:eastAsia="en-ID"/>
                <w14:ligatures w14:val="standardContextual"/>
              </w:rPr>
              <w:tab/>
            </w:r>
            <w:r w:rsidR="00A51896" w:rsidRPr="001523EF">
              <w:rPr>
                <w:rStyle w:val="Hyperlink"/>
                <w:rFonts w:ascii="Times New Roman" w:hAnsi="Times New Roman" w:cs="Times New Roman"/>
                <w:b/>
                <w:bCs/>
                <w:noProof/>
              </w:rPr>
              <w:t>Visi dan Misi Perusahaan</w:t>
            </w:r>
            <w:r w:rsidR="00A51896">
              <w:rPr>
                <w:noProof/>
                <w:webHidden/>
              </w:rPr>
              <w:tab/>
            </w:r>
            <w:r w:rsidR="00A51896">
              <w:rPr>
                <w:noProof/>
                <w:webHidden/>
              </w:rPr>
              <w:fldChar w:fldCharType="begin"/>
            </w:r>
            <w:r w:rsidR="00A51896">
              <w:rPr>
                <w:noProof/>
                <w:webHidden/>
              </w:rPr>
              <w:instrText xml:space="preserve"> PAGEREF _Toc148013540 \h </w:instrText>
            </w:r>
            <w:r w:rsidR="00A51896">
              <w:rPr>
                <w:noProof/>
                <w:webHidden/>
              </w:rPr>
            </w:r>
            <w:r w:rsidR="00A51896">
              <w:rPr>
                <w:noProof/>
                <w:webHidden/>
              </w:rPr>
              <w:fldChar w:fldCharType="separate"/>
            </w:r>
            <w:r w:rsidR="00A51896">
              <w:rPr>
                <w:noProof/>
                <w:webHidden/>
              </w:rPr>
              <w:t>5</w:t>
            </w:r>
            <w:r w:rsidR="00A51896">
              <w:rPr>
                <w:noProof/>
                <w:webHidden/>
              </w:rPr>
              <w:fldChar w:fldCharType="end"/>
            </w:r>
          </w:hyperlink>
        </w:p>
        <w:p w14:paraId="604A8ACE" w14:textId="6332270B" w:rsidR="00A51896" w:rsidRDefault="00B24FFD">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8013541" w:history="1">
            <w:r w:rsidR="00A51896" w:rsidRPr="001523EF">
              <w:rPr>
                <w:rStyle w:val="Hyperlink"/>
                <w:rFonts w:ascii="Times New Roman" w:hAnsi="Times New Roman" w:cs="Times New Roman"/>
                <w:b/>
                <w:bCs/>
                <w:noProof/>
              </w:rPr>
              <w:t>2.3</w:t>
            </w:r>
            <w:r w:rsidR="00A51896">
              <w:rPr>
                <w:rFonts w:asciiTheme="minorHAnsi" w:eastAsiaTheme="minorEastAsia" w:hAnsiTheme="minorHAnsi" w:cstheme="minorBidi"/>
                <w:noProof/>
                <w:kern w:val="2"/>
                <w:lang w:val="en-ID" w:eastAsia="en-ID"/>
                <w14:ligatures w14:val="standardContextual"/>
              </w:rPr>
              <w:tab/>
            </w:r>
            <w:r w:rsidR="00A51896" w:rsidRPr="001523EF">
              <w:rPr>
                <w:rStyle w:val="Hyperlink"/>
                <w:rFonts w:ascii="Times New Roman" w:hAnsi="Times New Roman" w:cs="Times New Roman"/>
                <w:b/>
                <w:bCs/>
                <w:noProof/>
              </w:rPr>
              <w:t>Struktur Organisasi Perusahaan</w:t>
            </w:r>
            <w:r w:rsidR="00A51896">
              <w:rPr>
                <w:noProof/>
                <w:webHidden/>
              </w:rPr>
              <w:tab/>
            </w:r>
            <w:r w:rsidR="00A51896">
              <w:rPr>
                <w:noProof/>
                <w:webHidden/>
              </w:rPr>
              <w:fldChar w:fldCharType="begin"/>
            </w:r>
            <w:r w:rsidR="00A51896">
              <w:rPr>
                <w:noProof/>
                <w:webHidden/>
              </w:rPr>
              <w:instrText xml:space="preserve"> PAGEREF _Toc148013541 \h </w:instrText>
            </w:r>
            <w:r w:rsidR="00A51896">
              <w:rPr>
                <w:noProof/>
                <w:webHidden/>
              </w:rPr>
            </w:r>
            <w:r w:rsidR="00A51896">
              <w:rPr>
                <w:noProof/>
                <w:webHidden/>
              </w:rPr>
              <w:fldChar w:fldCharType="separate"/>
            </w:r>
            <w:r w:rsidR="00A51896">
              <w:rPr>
                <w:noProof/>
                <w:webHidden/>
              </w:rPr>
              <w:t>6</w:t>
            </w:r>
            <w:r w:rsidR="00A51896">
              <w:rPr>
                <w:noProof/>
                <w:webHidden/>
              </w:rPr>
              <w:fldChar w:fldCharType="end"/>
            </w:r>
          </w:hyperlink>
        </w:p>
        <w:p w14:paraId="26BBDAFA" w14:textId="514BDEDC" w:rsidR="00A51896" w:rsidRDefault="00B24FFD">
          <w:pPr>
            <w:pStyle w:val="TOC1"/>
            <w:tabs>
              <w:tab w:val="right" w:leader="dot" w:pos="7927"/>
            </w:tabs>
            <w:rPr>
              <w:rFonts w:asciiTheme="minorHAnsi" w:eastAsiaTheme="minorEastAsia" w:hAnsiTheme="minorHAnsi" w:cstheme="minorBidi"/>
              <w:noProof/>
              <w:kern w:val="2"/>
              <w:lang w:val="en-ID" w:eastAsia="en-ID"/>
              <w14:ligatures w14:val="standardContextual"/>
            </w:rPr>
          </w:pPr>
          <w:hyperlink w:anchor="_Toc148013542" w:history="1">
            <w:r w:rsidR="00A51896" w:rsidRPr="001523EF">
              <w:rPr>
                <w:rStyle w:val="Hyperlink"/>
                <w:rFonts w:ascii="Times New Roman" w:hAnsi="Times New Roman" w:cs="Times New Roman"/>
                <w:b/>
                <w:bCs/>
                <w:noProof/>
              </w:rPr>
              <w:t>BAB III</w:t>
            </w:r>
            <w:r w:rsidR="00A51896" w:rsidRPr="001523EF">
              <w:rPr>
                <w:rStyle w:val="Hyperlink"/>
                <w:rFonts w:ascii="Times New Roman" w:hAnsi="Times New Roman" w:cs="Times New Roman"/>
                <w:b/>
                <w:bCs/>
                <w:noProof/>
                <w:lang w:val="en-US"/>
              </w:rPr>
              <w:t xml:space="preserve">  </w:t>
            </w:r>
            <w:r w:rsidR="00A51896" w:rsidRPr="001523EF">
              <w:rPr>
                <w:rStyle w:val="Hyperlink"/>
                <w:rFonts w:ascii="Times New Roman" w:hAnsi="Times New Roman" w:cs="Times New Roman"/>
                <w:b/>
                <w:bCs/>
                <w:noProof/>
              </w:rPr>
              <w:t>PELAKSANAAN PRAKTIK KERJA LAPANGAN</w:t>
            </w:r>
            <w:r w:rsidR="00A51896">
              <w:rPr>
                <w:noProof/>
                <w:webHidden/>
              </w:rPr>
              <w:tab/>
            </w:r>
            <w:r w:rsidR="00A51896">
              <w:rPr>
                <w:noProof/>
                <w:webHidden/>
              </w:rPr>
              <w:fldChar w:fldCharType="begin"/>
            </w:r>
            <w:r w:rsidR="00A51896">
              <w:rPr>
                <w:noProof/>
                <w:webHidden/>
              </w:rPr>
              <w:instrText xml:space="preserve"> PAGEREF _Toc148013542 \h </w:instrText>
            </w:r>
            <w:r w:rsidR="00A51896">
              <w:rPr>
                <w:noProof/>
                <w:webHidden/>
              </w:rPr>
            </w:r>
            <w:r w:rsidR="00A51896">
              <w:rPr>
                <w:noProof/>
                <w:webHidden/>
              </w:rPr>
              <w:fldChar w:fldCharType="separate"/>
            </w:r>
            <w:r w:rsidR="00A51896">
              <w:rPr>
                <w:noProof/>
                <w:webHidden/>
              </w:rPr>
              <w:t>7</w:t>
            </w:r>
            <w:r w:rsidR="00A51896">
              <w:rPr>
                <w:noProof/>
                <w:webHidden/>
              </w:rPr>
              <w:fldChar w:fldCharType="end"/>
            </w:r>
          </w:hyperlink>
        </w:p>
        <w:p w14:paraId="0FCC7001" w14:textId="58BDD8B5" w:rsidR="00A51896" w:rsidRDefault="00B24FFD">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8013544" w:history="1">
            <w:r w:rsidR="00A51896" w:rsidRPr="001523EF">
              <w:rPr>
                <w:rStyle w:val="Hyperlink"/>
                <w:rFonts w:ascii="Times New Roman" w:hAnsi="Times New Roman" w:cs="Times New Roman"/>
                <w:b/>
                <w:bCs/>
                <w:noProof/>
              </w:rPr>
              <w:t>3.1</w:t>
            </w:r>
            <w:r w:rsidR="00A51896">
              <w:rPr>
                <w:rFonts w:asciiTheme="minorHAnsi" w:eastAsiaTheme="minorEastAsia" w:hAnsiTheme="minorHAnsi" w:cstheme="minorBidi"/>
                <w:noProof/>
                <w:kern w:val="2"/>
                <w:lang w:val="en-ID" w:eastAsia="en-ID"/>
                <w14:ligatures w14:val="standardContextual"/>
              </w:rPr>
              <w:tab/>
            </w:r>
            <w:r w:rsidR="00A51896" w:rsidRPr="001523EF">
              <w:rPr>
                <w:rStyle w:val="Hyperlink"/>
                <w:rFonts w:ascii="Times New Roman" w:hAnsi="Times New Roman" w:cs="Times New Roman"/>
                <w:b/>
                <w:bCs/>
                <w:noProof/>
              </w:rPr>
              <w:t>Landasan Teori</w:t>
            </w:r>
            <w:r w:rsidR="00A51896">
              <w:rPr>
                <w:noProof/>
                <w:webHidden/>
              </w:rPr>
              <w:tab/>
            </w:r>
            <w:r w:rsidR="00A51896">
              <w:rPr>
                <w:noProof/>
                <w:webHidden/>
              </w:rPr>
              <w:fldChar w:fldCharType="begin"/>
            </w:r>
            <w:r w:rsidR="00A51896">
              <w:rPr>
                <w:noProof/>
                <w:webHidden/>
              </w:rPr>
              <w:instrText xml:space="preserve"> PAGEREF _Toc148013544 \h </w:instrText>
            </w:r>
            <w:r w:rsidR="00A51896">
              <w:rPr>
                <w:noProof/>
                <w:webHidden/>
              </w:rPr>
            </w:r>
            <w:r w:rsidR="00A51896">
              <w:rPr>
                <w:noProof/>
                <w:webHidden/>
              </w:rPr>
              <w:fldChar w:fldCharType="separate"/>
            </w:r>
            <w:r w:rsidR="00A51896">
              <w:rPr>
                <w:noProof/>
                <w:webHidden/>
              </w:rPr>
              <w:t>7</w:t>
            </w:r>
            <w:r w:rsidR="00A51896">
              <w:rPr>
                <w:noProof/>
                <w:webHidden/>
              </w:rPr>
              <w:fldChar w:fldCharType="end"/>
            </w:r>
          </w:hyperlink>
        </w:p>
        <w:p w14:paraId="30F19F45" w14:textId="0F63C7C7" w:rsidR="00A51896" w:rsidRDefault="00B24FFD">
          <w:pPr>
            <w:pStyle w:val="TOC3"/>
            <w:tabs>
              <w:tab w:val="left" w:pos="1320"/>
              <w:tab w:val="right" w:leader="dot" w:pos="7927"/>
            </w:tabs>
            <w:rPr>
              <w:rFonts w:asciiTheme="minorHAnsi" w:eastAsiaTheme="minorEastAsia" w:hAnsiTheme="minorHAnsi" w:cstheme="minorBidi"/>
              <w:noProof/>
              <w:kern w:val="2"/>
              <w:lang w:val="en-ID" w:eastAsia="en-ID"/>
              <w14:ligatures w14:val="standardContextual"/>
            </w:rPr>
          </w:pPr>
          <w:hyperlink w:anchor="_Toc148013545" w:history="1">
            <w:r w:rsidR="00A51896" w:rsidRPr="001523EF">
              <w:rPr>
                <w:rStyle w:val="Hyperlink"/>
                <w:rFonts w:ascii="Times New Roman" w:hAnsi="Times New Roman" w:cs="Times New Roman"/>
                <w:b/>
                <w:bCs/>
                <w:noProof/>
                <w:lang w:val="en-US"/>
              </w:rPr>
              <w:t>3.1.1</w:t>
            </w:r>
            <w:r w:rsidR="00A51896">
              <w:rPr>
                <w:rFonts w:asciiTheme="minorHAnsi" w:eastAsiaTheme="minorEastAsia" w:hAnsiTheme="minorHAnsi" w:cstheme="minorBidi"/>
                <w:noProof/>
                <w:kern w:val="2"/>
                <w:lang w:val="en-ID" w:eastAsia="en-ID"/>
                <w14:ligatures w14:val="standardContextual"/>
              </w:rPr>
              <w:tab/>
            </w:r>
            <w:r w:rsidR="00A51896" w:rsidRPr="001523EF">
              <w:rPr>
                <w:rStyle w:val="Hyperlink"/>
                <w:rFonts w:ascii="Times New Roman" w:hAnsi="Times New Roman" w:cs="Times New Roman"/>
                <w:b/>
                <w:bCs/>
                <w:noProof/>
                <w:lang w:val="en-US"/>
              </w:rPr>
              <w:t>Teori Dasar</w:t>
            </w:r>
            <w:r w:rsidR="00A51896">
              <w:rPr>
                <w:noProof/>
                <w:webHidden/>
              </w:rPr>
              <w:tab/>
            </w:r>
            <w:r w:rsidR="00A51896">
              <w:rPr>
                <w:noProof/>
                <w:webHidden/>
              </w:rPr>
              <w:fldChar w:fldCharType="begin"/>
            </w:r>
            <w:r w:rsidR="00A51896">
              <w:rPr>
                <w:noProof/>
                <w:webHidden/>
              </w:rPr>
              <w:instrText xml:space="preserve"> PAGEREF _Toc148013545 \h </w:instrText>
            </w:r>
            <w:r w:rsidR="00A51896">
              <w:rPr>
                <w:noProof/>
                <w:webHidden/>
              </w:rPr>
            </w:r>
            <w:r w:rsidR="00A51896">
              <w:rPr>
                <w:noProof/>
                <w:webHidden/>
              </w:rPr>
              <w:fldChar w:fldCharType="separate"/>
            </w:r>
            <w:r w:rsidR="00A51896">
              <w:rPr>
                <w:noProof/>
                <w:webHidden/>
              </w:rPr>
              <w:t>8</w:t>
            </w:r>
            <w:r w:rsidR="00A51896">
              <w:rPr>
                <w:noProof/>
                <w:webHidden/>
              </w:rPr>
              <w:fldChar w:fldCharType="end"/>
            </w:r>
          </w:hyperlink>
        </w:p>
        <w:p w14:paraId="4077E9CA" w14:textId="3847583E" w:rsidR="00A51896" w:rsidRDefault="00B24FFD">
          <w:pPr>
            <w:pStyle w:val="TOC3"/>
            <w:tabs>
              <w:tab w:val="left" w:pos="1320"/>
              <w:tab w:val="right" w:leader="dot" w:pos="7927"/>
            </w:tabs>
            <w:rPr>
              <w:rFonts w:asciiTheme="minorHAnsi" w:eastAsiaTheme="minorEastAsia" w:hAnsiTheme="minorHAnsi" w:cstheme="minorBidi"/>
              <w:noProof/>
              <w:kern w:val="2"/>
              <w:lang w:val="en-ID" w:eastAsia="en-ID"/>
              <w14:ligatures w14:val="standardContextual"/>
            </w:rPr>
          </w:pPr>
          <w:hyperlink w:anchor="_Toc148013546" w:history="1">
            <w:r w:rsidR="00A51896" w:rsidRPr="001523EF">
              <w:rPr>
                <w:rStyle w:val="Hyperlink"/>
                <w:rFonts w:ascii="Times New Roman" w:hAnsi="Times New Roman" w:cs="Times New Roman"/>
                <w:b/>
                <w:bCs/>
                <w:noProof/>
                <w:lang w:val="en-US"/>
              </w:rPr>
              <w:t>3.1.2</w:t>
            </w:r>
            <w:r w:rsidR="00A51896">
              <w:rPr>
                <w:rFonts w:asciiTheme="minorHAnsi" w:eastAsiaTheme="minorEastAsia" w:hAnsiTheme="minorHAnsi" w:cstheme="minorBidi"/>
                <w:noProof/>
                <w:kern w:val="2"/>
                <w:lang w:val="en-ID" w:eastAsia="en-ID"/>
                <w14:ligatures w14:val="standardContextual"/>
              </w:rPr>
              <w:tab/>
            </w:r>
            <w:r w:rsidR="00A51896" w:rsidRPr="001523EF">
              <w:rPr>
                <w:rStyle w:val="Hyperlink"/>
                <w:rFonts w:ascii="Times New Roman" w:hAnsi="Times New Roman" w:cs="Times New Roman"/>
                <w:b/>
                <w:bCs/>
                <w:noProof/>
                <w:lang w:val="en-US"/>
              </w:rPr>
              <w:t>Komponen dan Fungsinya</w:t>
            </w:r>
            <w:r w:rsidR="00A51896">
              <w:rPr>
                <w:noProof/>
                <w:webHidden/>
              </w:rPr>
              <w:tab/>
            </w:r>
            <w:r w:rsidR="00A51896">
              <w:rPr>
                <w:noProof/>
                <w:webHidden/>
              </w:rPr>
              <w:fldChar w:fldCharType="begin"/>
            </w:r>
            <w:r w:rsidR="00A51896">
              <w:rPr>
                <w:noProof/>
                <w:webHidden/>
              </w:rPr>
              <w:instrText xml:space="preserve"> PAGEREF _Toc148013546 \h </w:instrText>
            </w:r>
            <w:r w:rsidR="00A51896">
              <w:rPr>
                <w:noProof/>
                <w:webHidden/>
              </w:rPr>
            </w:r>
            <w:r w:rsidR="00A51896">
              <w:rPr>
                <w:noProof/>
                <w:webHidden/>
              </w:rPr>
              <w:fldChar w:fldCharType="separate"/>
            </w:r>
            <w:r w:rsidR="00A51896">
              <w:rPr>
                <w:noProof/>
                <w:webHidden/>
              </w:rPr>
              <w:t>8</w:t>
            </w:r>
            <w:r w:rsidR="00A51896">
              <w:rPr>
                <w:noProof/>
                <w:webHidden/>
              </w:rPr>
              <w:fldChar w:fldCharType="end"/>
            </w:r>
          </w:hyperlink>
        </w:p>
        <w:p w14:paraId="5350CE69" w14:textId="5A32D01D" w:rsidR="00A51896" w:rsidRDefault="00B24FFD">
          <w:pPr>
            <w:pStyle w:val="TOC3"/>
            <w:tabs>
              <w:tab w:val="left" w:pos="1320"/>
              <w:tab w:val="right" w:leader="dot" w:pos="7927"/>
            </w:tabs>
            <w:rPr>
              <w:rFonts w:asciiTheme="minorHAnsi" w:eastAsiaTheme="minorEastAsia" w:hAnsiTheme="minorHAnsi" w:cstheme="minorBidi"/>
              <w:noProof/>
              <w:kern w:val="2"/>
              <w:lang w:val="en-ID" w:eastAsia="en-ID"/>
              <w14:ligatures w14:val="standardContextual"/>
            </w:rPr>
          </w:pPr>
          <w:hyperlink w:anchor="_Toc148013547" w:history="1">
            <w:r w:rsidR="00A51896" w:rsidRPr="001523EF">
              <w:rPr>
                <w:rStyle w:val="Hyperlink"/>
                <w:rFonts w:ascii="Times New Roman" w:hAnsi="Times New Roman" w:cs="Times New Roman"/>
                <w:b/>
                <w:bCs/>
                <w:noProof/>
                <w:lang w:val="en-US"/>
              </w:rPr>
              <w:t>3.1.3</w:t>
            </w:r>
            <w:r w:rsidR="00A51896">
              <w:rPr>
                <w:rFonts w:asciiTheme="minorHAnsi" w:eastAsiaTheme="minorEastAsia" w:hAnsiTheme="minorHAnsi" w:cstheme="minorBidi"/>
                <w:noProof/>
                <w:kern w:val="2"/>
                <w:lang w:val="en-ID" w:eastAsia="en-ID"/>
                <w14:ligatures w14:val="standardContextual"/>
              </w:rPr>
              <w:tab/>
            </w:r>
            <w:r w:rsidR="00A51896" w:rsidRPr="001523EF">
              <w:rPr>
                <w:rStyle w:val="Hyperlink"/>
                <w:rFonts w:ascii="Times New Roman" w:hAnsi="Times New Roman" w:cs="Times New Roman"/>
                <w:b/>
                <w:bCs/>
                <w:noProof/>
                <w:lang w:val="en-US"/>
              </w:rPr>
              <w:t>Kegunaan dan Manfaat Alat</w:t>
            </w:r>
            <w:r w:rsidR="00A51896">
              <w:rPr>
                <w:noProof/>
                <w:webHidden/>
              </w:rPr>
              <w:tab/>
            </w:r>
            <w:r w:rsidR="00A51896">
              <w:rPr>
                <w:noProof/>
                <w:webHidden/>
              </w:rPr>
              <w:fldChar w:fldCharType="begin"/>
            </w:r>
            <w:r w:rsidR="00A51896">
              <w:rPr>
                <w:noProof/>
                <w:webHidden/>
              </w:rPr>
              <w:instrText xml:space="preserve"> PAGEREF _Toc148013547 \h </w:instrText>
            </w:r>
            <w:r w:rsidR="00A51896">
              <w:rPr>
                <w:noProof/>
                <w:webHidden/>
              </w:rPr>
            </w:r>
            <w:r w:rsidR="00A51896">
              <w:rPr>
                <w:noProof/>
                <w:webHidden/>
              </w:rPr>
              <w:fldChar w:fldCharType="separate"/>
            </w:r>
            <w:r w:rsidR="00A51896">
              <w:rPr>
                <w:noProof/>
                <w:webHidden/>
              </w:rPr>
              <w:t>10</w:t>
            </w:r>
            <w:r w:rsidR="00A51896">
              <w:rPr>
                <w:noProof/>
                <w:webHidden/>
              </w:rPr>
              <w:fldChar w:fldCharType="end"/>
            </w:r>
          </w:hyperlink>
        </w:p>
        <w:p w14:paraId="5E0B7ECA" w14:textId="787630AA" w:rsidR="00A51896" w:rsidRDefault="00B24FFD">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8013548" w:history="1">
            <w:r w:rsidR="00A51896" w:rsidRPr="001523EF">
              <w:rPr>
                <w:rStyle w:val="Hyperlink"/>
                <w:rFonts w:ascii="Times New Roman" w:hAnsi="Times New Roman" w:cs="Times New Roman"/>
                <w:b/>
                <w:bCs/>
                <w:noProof/>
                <w:lang w:val="en-US"/>
              </w:rPr>
              <w:t>3.2</w:t>
            </w:r>
            <w:r w:rsidR="00A51896">
              <w:rPr>
                <w:rFonts w:asciiTheme="minorHAnsi" w:eastAsiaTheme="minorEastAsia" w:hAnsiTheme="minorHAnsi" w:cstheme="minorBidi"/>
                <w:noProof/>
                <w:kern w:val="2"/>
                <w:lang w:val="en-ID" w:eastAsia="en-ID"/>
                <w14:ligatures w14:val="standardContextual"/>
              </w:rPr>
              <w:tab/>
            </w:r>
            <w:r w:rsidR="00A51896" w:rsidRPr="001523EF">
              <w:rPr>
                <w:rStyle w:val="Hyperlink"/>
                <w:rFonts w:ascii="Times New Roman" w:hAnsi="Times New Roman" w:cs="Times New Roman"/>
                <w:b/>
                <w:bCs/>
                <w:noProof/>
                <w:lang w:val="en-US"/>
              </w:rPr>
              <w:t>Kegiatan Praktik</w:t>
            </w:r>
            <w:r w:rsidR="00A51896">
              <w:rPr>
                <w:noProof/>
                <w:webHidden/>
              </w:rPr>
              <w:tab/>
            </w:r>
            <w:r w:rsidR="00A51896">
              <w:rPr>
                <w:noProof/>
                <w:webHidden/>
              </w:rPr>
              <w:fldChar w:fldCharType="begin"/>
            </w:r>
            <w:r w:rsidR="00A51896">
              <w:rPr>
                <w:noProof/>
                <w:webHidden/>
              </w:rPr>
              <w:instrText xml:space="preserve"> PAGEREF _Toc148013548 \h </w:instrText>
            </w:r>
            <w:r w:rsidR="00A51896">
              <w:rPr>
                <w:noProof/>
                <w:webHidden/>
              </w:rPr>
            </w:r>
            <w:r w:rsidR="00A51896">
              <w:rPr>
                <w:noProof/>
                <w:webHidden/>
              </w:rPr>
              <w:fldChar w:fldCharType="separate"/>
            </w:r>
            <w:r w:rsidR="00A51896">
              <w:rPr>
                <w:noProof/>
                <w:webHidden/>
              </w:rPr>
              <w:t>10</w:t>
            </w:r>
            <w:r w:rsidR="00A51896">
              <w:rPr>
                <w:noProof/>
                <w:webHidden/>
              </w:rPr>
              <w:fldChar w:fldCharType="end"/>
            </w:r>
          </w:hyperlink>
        </w:p>
        <w:p w14:paraId="7A0BF3C1" w14:textId="0F2CC062" w:rsidR="00A51896" w:rsidRDefault="00B24FFD">
          <w:pPr>
            <w:pStyle w:val="TOC3"/>
            <w:tabs>
              <w:tab w:val="left" w:pos="1320"/>
              <w:tab w:val="right" w:leader="dot" w:pos="7927"/>
            </w:tabs>
            <w:rPr>
              <w:rFonts w:asciiTheme="minorHAnsi" w:eastAsiaTheme="minorEastAsia" w:hAnsiTheme="minorHAnsi" w:cstheme="minorBidi"/>
              <w:noProof/>
              <w:kern w:val="2"/>
              <w:lang w:val="en-ID" w:eastAsia="en-ID"/>
              <w14:ligatures w14:val="standardContextual"/>
            </w:rPr>
          </w:pPr>
          <w:hyperlink w:anchor="_Toc148013549" w:history="1">
            <w:r w:rsidR="00A51896" w:rsidRPr="001523EF">
              <w:rPr>
                <w:rStyle w:val="Hyperlink"/>
                <w:rFonts w:ascii="Times New Roman" w:hAnsi="Times New Roman" w:cs="Times New Roman"/>
                <w:b/>
                <w:bCs/>
                <w:noProof/>
                <w:lang w:val="en-US"/>
              </w:rPr>
              <w:t>3.2.1</w:t>
            </w:r>
            <w:r w:rsidR="00A51896">
              <w:rPr>
                <w:rFonts w:asciiTheme="minorHAnsi" w:eastAsiaTheme="minorEastAsia" w:hAnsiTheme="minorHAnsi" w:cstheme="minorBidi"/>
                <w:noProof/>
                <w:kern w:val="2"/>
                <w:lang w:val="en-ID" w:eastAsia="en-ID"/>
                <w14:ligatures w14:val="standardContextual"/>
              </w:rPr>
              <w:tab/>
            </w:r>
            <w:r w:rsidR="00A51896" w:rsidRPr="001523EF">
              <w:rPr>
                <w:rStyle w:val="Hyperlink"/>
                <w:rFonts w:ascii="Times New Roman" w:hAnsi="Times New Roman" w:cs="Times New Roman"/>
                <w:b/>
                <w:bCs/>
                <w:noProof/>
                <w:lang w:val="en-US"/>
              </w:rPr>
              <w:t>Gambar Kegiatan Pelaksanaan PKL</w:t>
            </w:r>
            <w:r w:rsidR="00A51896">
              <w:rPr>
                <w:noProof/>
                <w:webHidden/>
              </w:rPr>
              <w:tab/>
            </w:r>
            <w:r w:rsidR="00A51896">
              <w:rPr>
                <w:noProof/>
                <w:webHidden/>
              </w:rPr>
              <w:fldChar w:fldCharType="begin"/>
            </w:r>
            <w:r w:rsidR="00A51896">
              <w:rPr>
                <w:noProof/>
                <w:webHidden/>
              </w:rPr>
              <w:instrText xml:space="preserve"> PAGEREF _Toc148013549 \h </w:instrText>
            </w:r>
            <w:r w:rsidR="00A51896">
              <w:rPr>
                <w:noProof/>
                <w:webHidden/>
              </w:rPr>
            </w:r>
            <w:r w:rsidR="00A51896">
              <w:rPr>
                <w:noProof/>
                <w:webHidden/>
              </w:rPr>
              <w:fldChar w:fldCharType="separate"/>
            </w:r>
            <w:r w:rsidR="00A51896">
              <w:rPr>
                <w:noProof/>
                <w:webHidden/>
              </w:rPr>
              <w:t>10</w:t>
            </w:r>
            <w:r w:rsidR="00A51896">
              <w:rPr>
                <w:noProof/>
                <w:webHidden/>
              </w:rPr>
              <w:fldChar w:fldCharType="end"/>
            </w:r>
          </w:hyperlink>
        </w:p>
        <w:p w14:paraId="3793344A" w14:textId="5EFD2AA6" w:rsidR="00A51896" w:rsidRDefault="00B24FFD">
          <w:pPr>
            <w:pStyle w:val="TOC3"/>
            <w:tabs>
              <w:tab w:val="left" w:pos="1320"/>
              <w:tab w:val="right" w:leader="dot" w:pos="7927"/>
            </w:tabs>
            <w:rPr>
              <w:rFonts w:asciiTheme="minorHAnsi" w:eastAsiaTheme="minorEastAsia" w:hAnsiTheme="minorHAnsi" w:cstheme="minorBidi"/>
              <w:noProof/>
              <w:kern w:val="2"/>
              <w:lang w:val="en-ID" w:eastAsia="en-ID"/>
              <w14:ligatures w14:val="standardContextual"/>
            </w:rPr>
          </w:pPr>
          <w:hyperlink w:anchor="_Toc148013550" w:history="1">
            <w:r w:rsidR="00A51896" w:rsidRPr="001523EF">
              <w:rPr>
                <w:rStyle w:val="Hyperlink"/>
                <w:rFonts w:ascii="Times New Roman" w:hAnsi="Times New Roman" w:cs="Times New Roman"/>
                <w:b/>
                <w:bCs/>
                <w:noProof/>
                <w:lang w:val="en-US"/>
              </w:rPr>
              <w:t>3.2.2</w:t>
            </w:r>
            <w:r w:rsidR="00A51896">
              <w:rPr>
                <w:rFonts w:asciiTheme="minorHAnsi" w:eastAsiaTheme="minorEastAsia" w:hAnsiTheme="minorHAnsi" w:cstheme="minorBidi"/>
                <w:noProof/>
                <w:kern w:val="2"/>
                <w:lang w:val="en-ID" w:eastAsia="en-ID"/>
                <w14:ligatures w14:val="standardContextual"/>
              </w:rPr>
              <w:tab/>
            </w:r>
            <w:r w:rsidR="00A51896" w:rsidRPr="001523EF">
              <w:rPr>
                <w:rStyle w:val="Hyperlink"/>
                <w:rFonts w:ascii="Times New Roman" w:hAnsi="Times New Roman" w:cs="Times New Roman"/>
                <w:b/>
                <w:bCs/>
                <w:noProof/>
                <w:shd w:val="clear" w:color="auto" w:fill="FFFFFF"/>
                <w:lang w:val="en-US"/>
              </w:rPr>
              <w:t>Alat dan Bahan yang Digunakan</w:t>
            </w:r>
            <w:r w:rsidR="00A51896">
              <w:rPr>
                <w:noProof/>
                <w:webHidden/>
              </w:rPr>
              <w:tab/>
            </w:r>
            <w:r w:rsidR="00A51896">
              <w:rPr>
                <w:noProof/>
                <w:webHidden/>
              </w:rPr>
              <w:fldChar w:fldCharType="begin"/>
            </w:r>
            <w:r w:rsidR="00A51896">
              <w:rPr>
                <w:noProof/>
                <w:webHidden/>
              </w:rPr>
              <w:instrText xml:space="preserve"> PAGEREF _Toc148013550 \h </w:instrText>
            </w:r>
            <w:r w:rsidR="00A51896">
              <w:rPr>
                <w:noProof/>
                <w:webHidden/>
              </w:rPr>
            </w:r>
            <w:r w:rsidR="00A51896">
              <w:rPr>
                <w:noProof/>
                <w:webHidden/>
              </w:rPr>
              <w:fldChar w:fldCharType="separate"/>
            </w:r>
            <w:r w:rsidR="00A51896">
              <w:rPr>
                <w:noProof/>
                <w:webHidden/>
              </w:rPr>
              <w:t>11</w:t>
            </w:r>
            <w:r w:rsidR="00A51896">
              <w:rPr>
                <w:noProof/>
                <w:webHidden/>
              </w:rPr>
              <w:fldChar w:fldCharType="end"/>
            </w:r>
          </w:hyperlink>
        </w:p>
        <w:p w14:paraId="2549DA6B" w14:textId="1083B531" w:rsidR="00A51896" w:rsidRDefault="00B24FFD">
          <w:pPr>
            <w:pStyle w:val="TOC3"/>
            <w:tabs>
              <w:tab w:val="left" w:pos="1320"/>
              <w:tab w:val="right" w:leader="dot" w:pos="7927"/>
            </w:tabs>
            <w:rPr>
              <w:rFonts w:asciiTheme="minorHAnsi" w:eastAsiaTheme="minorEastAsia" w:hAnsiTheme="minorHAnsi" w:cstheme="minorBidi"/>
              <w:noProof/>
              <w:kern w:val="2"/>
              <w:lang w:val="en-ID" w:eastAsia="en-ID"/>
              <w14:ligatures w14:val="standardContextual"/>
            </w:rPr>
          </w:pPr>
          <w:hyperlink w:anchor="_Toc148013551" w:history="1">
            <w:r w:rsidR="00A51896" w:rsidRPr="001523EF">
              <w:rPr>
                <w:rStyle w:val="Hyperlink"/>
                <w:rFonts w:ascii="Times New Roman" w:hAnsi="Times New Roman" w:cs="Times New Roman"/>
                <w:b/>
                <w:bCs/>
                <w:noProof/>
                <w:lang w:val="en-US"/>
              </w:rPr>
              <w:t>3.2.3</w:t>
            </w:r>
            <w:r w:rsidR="00A51896">
              <w:rPr>
                <w:rFonts w:asciiTheme="minorHAnsi" w:eastAsiaTheme="minorEastAsia" w:hAnsiTheme="minorHAnsi" w:cstheme="minorBidi"/>
                <w:noProof/>
                <w:kern w:val="2"/>
                <w:lang w:val="en-ID" w:eastAsia="en-ID"/>
                <w14:ligatures w14:val="standardContextual"/>
              </w:rPr>
              <w:tab/>
            </w:r>
            <w:r w:rsidR="00A51896" w:rsidRPr="001523EF">
              <w:rPr>
                <w:rStyle w:val="Hyperlink"/>
                <w:rFonts w:ascii="Times New Roman" w:hAnsi="Times New Roman" w:cs="Times New Roman"/>
                <w:b/>
                <w:bCs/>
                <w:noProof/>
                <w:lang w:val="en-US"/>
              </w:rPr>
              <w:t>Langkah Kerja</w:t>
            </w:r>
            <w:r w:rsidR="00A51896">
              <w:rPr>
                <w:noProof/>
                <w:webHidden/>
              </w:rPr>
              <w:tab/>
            </w:r>
            <w:r w:rsidR="00A51896">
              <w:rPr>
                <w:noProof/>
                <w:webHidden/>
              </w:rPr>
              <w:fldChar w:fldCharType="begin"/>
            </w:r>
            <w:r w:rsidR="00A51896">
              <w:rPr>
                <w:noProof/>
                <w:webHidden/>
              </w:rPr>
              <w:instrText xml:space="preserve"> PAGEREF _Toc148013551 \h </w:instrText>
            </w:r>
            <w:r w:rsidR="00A51896">
              <w:rPr>
                <w:noProof/>
                <w:webHidden/>
              </w:rPr>
            </w:r>
            <w:r w:rsidR="00A51896">
              <w:rPr>
                <w:noProof/>
                <w:webHidden/>
              </w:rPr>
              <w:fldChar w:fldCharType="separate"/>
            </w:r>
            <w:r w:rsidR="00A51896">
              <w:rPr>
                <w:noProof/>
                <w:webHidden/>
              </w:rPr>
              <w:t>15</w:t>
            </w:r>
            <w:r w:rsidR="00A51896">
              <w:rPr>
                <w:noProof/>
                <w:webHidden/>
              </w:rPr>
              <w:fldChar w:fldCharType="end"/>
            </w:r>
          </w:hyperlink>
        </w:p>
        <w:p w14:paraId="1D4D050D" w14:textId="61675DE8" w:rsidR="00A51896" w:rsidRDefault="00B24FFD">
          <w:pPr>
            <w:pStyle w:val="TOC3"/>
            <w:tabs>
              <w:tab w:val="left" w:pos="1320"/>
              <w:tab w:val="right" w:leader="dot" w:pos="7927"/>
            </w:tabs>
            <w:rPr>
              <w:rFonts w:asciiTheme="minorHAnsi" w:eastAsiaTheme="minorEastAsia" w:hAnsiTheme="minorHAnsi" w:cstheme="minorBidi"/>
              <w:noProof/>
              <w:kern w:val="2"/>
              <w:lang w:val="en-ID" w:eastAsia="en-ID"/>
              <w14:ligatures w14:val="standardContextual"/>
            </w:rPr>
          </w:pPr>
          <w:hyperlink w:anchor="_Toc148013552" w:history="1">
            <w:r w:rsidR="00A51896" w:rsidRPr="001523EF">
              <w:rPr>
                <w:rStyle w:val="Hyperlink"/>
                <w:rFonts w:ascii="Times New Roman" w:hAnsi="Times New Roman" w:cs="Times New Roman"/>
                <w:b/>
                <w:bCs/>
                <w:noProof/>
                <w:lang w:val="en-US"/>
              </w:rPr>
              <w:t>3.2.4</w:t>
            </w:r>
            <w:r w:rsidR="00A51896">
              <w:rPr>
                <w:rFonts w:asciiTheme="minorHAnsi" w:eastAsiaTheme="minorEastAsia" w:hAnsiTheme="minorHAnsi" w:cstheme="minorBidi"/>
                <w:noProof/>
                <w:kern w:val="2"/>
                <w:lang w:val="en-ID" w:eastAsia="en-ID"/>
                <w14:ligatures w14:val="standardContextual"/>
              </w:rPr>
              <w:tab/>
            </w:r>
            <w:r w:rsidR="00A51896" w:rsidRPr="001523EF">
              <w:rPr>
                <w:rStyle w:val="Hyperlink"/>
                <w:rFonts w:ascii="Times New Roman" w:hAnsi="Times New Roman" w:cs="Times New Roman"/>
                <w:b/>
                <w:bCs/>
                <w:noProof/>
                <w:lang w:val="en-US"/>
              </w:rPr>
              <w:t>Keselamatan Kerja</w:t>
            </w:r>
            <w:r w:rsidR="00A51896">
              <w:rPr>
                <w:noProof/>
                <w:webHidden/>
              </w:rPr>
              <w:tab/>
            </w:r>
            <w:r w:rsidR="00A51896">
              <w:rPr>
                <w:noProof/>
                <w:webHidden/>
              </w:rPr>
              <w:fldChar w:fldCharType="begin"/>
            </w:r>
            <w:r w:rsidR="00A51896">
              <w:rPr>
                <w:noProof/>
                <w:webHidden/>
              </w:rPr>
              <w:instrText xml:space="preserve"> PAGEREF _Toc148013552 \h </w:instrText>
            </w:r>
            <w:r w:rsidR="00A51896">
              <w:rPr>
                <w:noProof/>
                <w:webHidden/>
              </w:rPr>
            </w:r>
            <w:r w:rsidR="00A51896">
              <w:rPr>
                <w:noProof/>
                <w:webHidden/>
              </w:rPr>
              <w:fldChar w:fldCharType="separate"/>
            </w:r>
            <w:r w:rsidR="00A51896">
              <w:rPr>
                <w:noProof/>
                <w:webHidden/>
              </w:rPr>
              <w:t>19</w:t>
            </w:r>
            <w:r w:rsidR="00A51896">
              <w:rPr>
                <w:noProof/>
                <w:webHidden/>
              </w:rPr>
              <w:fldChar w:fldCharType="end"/>
            </w:r>
          </w:hyperlink>
        </w:p>
        <w:p w14:paraId="2EC796D2" w14:textId="52178D94" w:rsidR="00A51896" w:rsidRDefault="00B24FFD">
          <w:pPr>
            <w:pStyle w:val="TOC1"/>
            <w:tabs>
              <w:tab w:val="right" w:leader="dot" w:pos="7927"/>
            </w:tabs>
            <w:rPr>
              <w:rFonts w:asciiTheme="minorHAnsi" w:eastAsiaTheme="minorEastAsia" w:hAnsiTheme="minorHAnsi" w:cstheme="minorBidi"/>
              <w:noProof/>
              <w:kern w:val="2"/>
              <w:lang w:val="en-ID" w:eastAsia="en-ID"/>
              <w14:ligatures w14:val="standardContextual"/>
            </w:rPr>
          </w:pPr>
          <w:hyperlink w:anchor="_Toc148013553" w:history="1">
            <w:r w:rsidR="00A51896" w:rsidRPr="001523EF">
              <w:rPr>
                <w:rStyle w:val="Hyperlink"/>
                <w:rFonts w:ascii="Times New Roman" w:hAnsi="Times New Roman" w:cs="Times New Roman"/>
                <w:b/>
                <w:bCs/>
                <w:noProof/>
                <w:lang w:val="en-US"/>
              </w:rPr>
              <w:t>BAB IV   PENUTUP</w:t>
            </w:r>
            <w:r w:rsidR="00A51896">
              <w:rPr>
                <w:noProof/>
                <w:webHidden/>
              </w:rPr>
              <w:tab/>
            </w:r>
            <w:r w:rsidR="00A51896">
              <w:rPr>
                <w:noProof/>
                <w:webHidden/>
              </w:rPr>
              <w:fldChar w:fldCharType="begin"/>
            </w:r>
            <w:r w:rsidR="00A51896">
              <w:rPr>
                <w:noProof/>
                <w:webHidden/>
              </w:rPr>
              <w:instrText xml:space="preserve"> PAGEREF _Toc148013553 \h </w:instrText>
            </w:r>
            <w:r w:rsidR="00A51896">
              <w:rPr>
                <w:noProof/>
                <w:webHidden/>
              </w:rPr>
            </w:r>
            <w:r w:rsidR="00A51896">
              <w:rPr>
                <w:noProof/>
                <w:webHidden/>
              </w:rPr>
              <w:fldChar w:fldCharType="separate"/>
            </w:r>
            <w:r w:rsidR="00A51896">
              <w:rPr>
                <w:noProof/>
                <w:webHidden/>
              </w:rPr>
              <w:t>20</w:t>
            </w:r>
            <w:r w:rsidR="00A51896">
              <w:rPr>
                <w:noProof/>
                <w:webHidden/>
              </w:rPr>
              <w:fldChar w:fldCharType="end"/>
            </w:r>
          </w:hyperlink>
        </w:p>
        <w:p w14:paraId="39F1BAA0" w14:textId="1969907A" w:rsidR="00A51896" w:rsidRDefault="00B24FFD">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8013555" w:history="1">
            <w:r w:rsidR="00A51896" w:rsidRPr="001523EF">
              <w:rPr>
                <w:rStyle w:val="Hyperlink"/>
                <w:rFonts w:ascii="Times New Roman" w:hAnsi="Times New Roman" w:cs="Times New Roman"/>
                <w:b/>
                <w:bCs/>
                <w:noProof/>
                <w:lang w:val="en-US"/>
              </w:rPr>
              <w:t>4.1</w:t>
            </w:r>
            <w:r w:rsidR="00A51896">
              <w:rPr>
                <w:rFonts w:asciiTheme="minorHAnsi" w:eastAsiaTheme="minorEastAsia" w:hAnsiTheme="minorHAnsi" w:cstheme="minorBidi"/>
                <w:noProof/>
                <w:kern w:val="2"/>
                <w:lang w:val="en-ID" w:eastAsia="en-ID"/>
                <w14:ligatures w14:val="standardContextual"/>
              </w:rPr>
              <w:tab/>
            </w:r>
            <w:r w:rsidR="00A51896" w:rsidRPr="001523EF">
              <w:rPr>
                <w:rStyle w:val="Hyperlink"/>
                <w:rFonts w:ascii="Times New Roman" w:hAnsi="Times New Roman" w:cs="Times New Roman"/>
                <w:b/>
                <w:bCs/>
                <w:noProof/>
                <w:lang w:val="en-US"/>
              </w:rPr>
              <w:t>Simpulan</w:t>
            </w:r>
            <w:r w:rsidR="00A51896">
              <w:rPr>
                <w:noProof/>
                <w:webHidden/>
              </w:rPr>
              <w:tab/>
            </w:r>
            <w:r w:rsidR="00A51896">
              <w:rPr>
                <w:noProof/>
                <w:webHidden/>
              </w:rPr>
              <w:fldChar w:fldCharType="begin"/>
            </w:r>
            <w:r w:rsidR="00A51896">
              <w:rPr>
                <w:noProof/>
                <w:webHidden/>
              </w:rPr>
              <w:instrText xml:space="preserve"> PAGEREF _Toc148013555 \h </w:instrText>
            </w:r>
            <w:r w:rsidR="00A51896">
              <w:rPr>
                <w:noProof/>
                <w:webHidden/>
              </w:rPr>
            </w:r>
            <w:r w:rsidR="00A51896">
              <w:rPr>
                <w:noProof/>
                <w:webHidden/>
              </w:rPr>
              <w:fldChar w:fldCharType="separate"/>
            </w:r>
            <w:r w:rsidR="00A51896">
              <w:rPr>
                <w:noProof/>
                <w:webHidden/>
              </w:rPr>
              <w:t>20</w:t>
            </w:r>
            <w:r w:rsidR="00A51896">
              <w:rPr>
                <w:noProof/>
                <w:webHidden/>
              </w:rPr>
              <w:fldChar w:fldCharType="end"/>
            </w:r>
          </w:hyperlink>
        </w:p>
        <w:p w14:paraId="099158C8" w14:textId="3E5BC46B" w:rsidR="00A51896" w:rsidRDefault="00B24FFD">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8013556" w:history="1">
            <w:r w:rsidR="00A51896" w:rsidRPr="001523EF">
              <w:rPr>
                <w:rStyle w:val="Hyperlink"/>
                <w:rFonts w:ascii="Times New Roman" w:hAnsi="Times New Roman" w:cs="Times New Roman"/>
                <w:b/>
                <w:bCs/>
                <w:noProof/>
                <w:lang w:val="en-US"/>
              </w:rPr>
              <w:t>4.2</w:t>
            </w:r>
            <w:r w:rsidR="00A51896">
              <w:rPr>
                <w:rFonts w:asciiTheme="minorHAnsi" w:eastAsiaTheme="minorEastAsia" w:hAnsiTheme="minorHAnsi" w:cstheme="minorBidi"/>
                <w:noProof/>
                <w:kern w:val="2"/>
                <w:lang w:val="en-ID" w:eastAsia="en-ID"/>
                <w14:ligatures w14:val="standardContextual"/>
              </w:rPr>
              <w:tab/>
            </w:r>
            <w:r w:rsidR="00A51896" w:rsidRPr="001523EF">
              <w:rPr>
                <w:rStyle w:val="Hyperlink"/>
                <w:rFonts w:ascii="Times New Roman" w:hAnsi="Times New Roman" w:cs="Times New Roman"/>
                <w:b/>
                <w:bCs/>
                <w:noProof/>
                <w:lang w:val="en-US"/>
              </w:rPr>
              <w:t>Saran</w:t>
            </w:r>
            <w:r w:rsidR="00A51896">
              <w:rPr>
                <w:noProof/>
                <w:webHidden/>
              </w:rPr>
              <w:tab/>
            </w:r>
            <w:r w:rsidR="00A51896">
              <w:rPr>
                <w:noProof/>
                <w:webHidden/>
              </w:rPr>
              <w:fldChar w:fldCharType="begin"/>
            </w:r>
            <w:r w:rsidR="00A51896">
              <w:rPr>
                <w:noProof/>
                <w:webHidden/>
              </w:rPr>
              <w:instrText xml:space="preserve"> PAGEREF _Toc148013556 \h </w:instrText>
            </w:r>
            <w:r w:rsidR="00A51896">
              <w:rPr>
                <w:noProof/>
                <w:webHidden/>
              </w:rPr>
            </w:r>
            <w:r w:rsidR="00A51896">
              <w:rPr>
                <w:noProof/>
                <w:webHidden/>
              </w:rPr>
              <w:fldChar w:fldCharType="separate"/>
            </w:r>
            <w:r w:rsidR="00A51896">
              <w:rPr>
                <w:noProof/>
                <w:webHidden/>
              </w:rPr>
              <w:t>20</w:t>
            </w:r>
            <w:r w:rsidR="00A51896">
              <w:rPr>
                <w:noProof/>
                <w:webHidden/>
              </w:rPr>
              <w:fldChar w:fldCharType="end"/>
            </w:r>
          </w:hyperlink>
        </w:p>
        <w:p w14:paraId="28079D2A" w14:textId="1D9DC0F2" w:rsidR="00A51896" w:rsidRDefault="00B24FFD">
          <w:pPr>
            <w:pStyle w:val="TOC1"/>
            <w:tabs>
              <w:tab w:val="right" w:leader="dot" w:pos="7927"/>
            </w:tabs>
            <w:rPr>
              <w:rFonts w:asciiTheme="minorHAnsi" w:eastAsiaTheme="minorEastAsia" w:hAnsiTheme="minorHAnsi" w:cstheme="minorBidi"/>
              <w:noProof/>
              <w:kern w:val="2"/>
              <w:lang w:val="en-ID" w:eastAsia="en-ID"/>
              <w14:ligatures w14:val="standardContextual"/>
            </w:rPr>
          </w:pPr>
          <w:hyperlink w:anchor="_Toc148013557" w:history="1">
            <w:r w:rsidR="00A51896" w:rsidRPr="001523EF">
              <w:rPr>
                <w:rStyle w:val="Hyperlink"/>
                <w:rFonts w:ascii="Times New Roman" w:hAnsi="Times New Roman" w:cs="Times New Roman"/>
                <w:b/>
                <w:bCs/>
                <w:noProof/>
                <w:lang w:val="en-US"/>
              </w:rPr>
              <w:t>DAFTAR PUSTAKA</w:t>
            </w:r>
            <w:r w:rsidR="00A51896">
              <w:rPr>
                <w:noProof/>
                <w:webHidden/>
              </w:rPr>
              <w:tab/>
            </w:r>
            <w:r w:rsidR="00A51896">
              <w:rPr>
                <w:noProof/>
                <w:webHidden/>
              </w:rPr>
              <w:fldChar w:fldCharType="begin"/>
            </w:r>
            <w:r w:rsidR="00A51896">
              <w:rPr>
                <w:noProof/>
                <w:webHidden/>
              </w:rPr>
              <w:instrText xml:space="preserve"> PAGEREF _Toc148013557 \h </w:instrText>
            </w:r>
            <w:r w:rsidR="00A51896">
              <w:rPr>
                <w:noProof/>
                <w:webHidden/>
              </w:rPr>
            </w:r>
            <w:r w:rsidR="00A51896">
              <w:rPr>
                <w:noProof/>
                <w:webHidden/>
              </w:rPr>
              <w:fldChar w:fldCharType="separate"/>
            </w:r>
            <w:r w:rsidR="00A51896">
              <w:rPr>
                <w:noProof/>
                <w:webHidden/>
              </w:rPr>
              <w:t>21</w:t>
            </w:r>
            <w:r w:rsidR="00A51896">
              <w:rPr>
                <w:noProof/>
                <w:webHidden/>
              </w:rPr>
              <w:fldChar w:fldCharType="end"/>
            </w:r>
          </w:hyperlink>
        </w:p>
        <w:p w14:paraId="45644ABC" w14:textId="349D28AC" w:rsidR="00A51896" w:rsidRDefault="00B24FFD" w:rsidP="00A51896">
          <w:pPr>
            <w:pStyle w:val="TOC1"/>
            <w:tabs>
              <w:tab w:val="right" w:leader="dot" w:pos="7927"/>
            </w:tabs>
          </w:pPr>
          <w:hyperlink w:anchor="_Toc148013558" w:history="1">
            <w:r w:rsidR="00A51896" w:rsidRPr="001523EF">
              <w:rPr>
                <w:rStyle w:val="Hyperlink"/>
                <w:rFonts w:ascii="Times New Roman" w:hAnsi="Times New Roman" w:cs="Times New Roman"/>
                <w:b/>
                <w:bCs/>
                <w:noProof/>
                <w:lang w:val="en-US"/>
              </w:rPr>
              <w:t>LAMPIRAN</w:t>
            </w:r>
            <w:r w:rsidR="00A51896">
              <w:rPr>
                <w:noProof/>
                <w:webHidden/>
              </w:rPr>
              <w:tab/>
            </w:r>
            <w:r w:rsidR="00A51896">
              <w:rPr>
                <w:noProof/>
                <w:webHidden/>
              </w:rPr>
              <w:fldChar w:fldCharType="begin"/>
            </w:r>
            <w:r w:rsidR="00A51896">
              <w:rPr>
                <w:noProof/>
                <w:webHidden/>
              </w:rPr>
              <w:instrText xml:space="preserve"> PAGEREF _Toc148013558 \h </w:instrText>
            </w:r>
            <w:r w:rsidR="00A51896">
              <w:rPr>
                <w:noProof/>
                <w:webHidden/>
              </w:rPr>
            </w:r>
            <w:r w:rsidR="00A51896">
              <w:rPr>
                <w:noProof/>
                <w:webHidden/>
              </w:rPr>
              <w:fldChar w:fldCharType="separate"/>
            </w:r>
            <w:r w:rsidR="00A51896">
              <w:rPr>
                <w:noProof/>
                <w:webHidden/>
              </w:rPr>
              <w:t>23</w:t>
            </w:r>
            <w:r w:rsidR="00A51896">
              <w:rPr>
                <w:noProof/>
                <w:webHidden/>
              </w:rPr>
              <w:fldChar w:fldCharType="end"/>
            </w:r>
          </w:hyperlink>
          <w:r w:rsidR="00A51896">
            <w:rPr>
              <w:b/>
              <w:bCs/>
              <w:noProof/>
            </w:rPr>
            <w:fldChar w:fldCharType="end"/>
          </w:r>
        </w:p>
      </w:sdtContent>
    </w:sdt>
    <w:p w14:paraId="5F389B92" w14:textId="7BE5809A" w:rsidR="00612D48" w:rsidRPr="0009180E" w:rsidRDefault="00612D48" w:rsidP="0009180E">
      <w:pPr>
        <w:pStyle w:val="Heading1"/>
        <w:numPr>
          <w:ilvl w:val="0"/>
          <w:numId w:val="0"/>
        </w:numPr>
        <w:ind w:left="432"/>
        <w:jc w:val="center"/>
        <w:rPr>
          <w:rFonts w:ascii="Times New Roman" w:hAnsi="Times New Roman" w:cs="Times New Roman"/>
          <w:b/>
          <w:bCs/>
          <w:color w:val="auto"/>
        </w:rPr>
      </w:pPr>
      <w:bookmarkStart w:id="14" w:name="_Toc148013428"/>
      <w:bookmarkStart w:id="15" w:name="_Toc148013530"/>
      <w:r w:rsidRPr="0009180E">
        <w:rPr>
          <w:rFonts w:ascii="Times New Roman" w:hAnsi="Times New Roman" w:cs="Times New Roman"/>
          <w:b/>
          <w:bCs/>
          <w:color w:val="auto"/>
        </w:rPr>
        <w:lastRenderedPageBreak/>
        <w:t>DAFTAR GAMBAR</w:t>
      </w:r>
      <w:bookmarkEnd w:id="14"/>
      <w:bookmarkEnd w:id="15"/>
    </w:p>
    <w:p w14:paraId="6333CDE7" w14:textId="77777777" w:rsidR="00AB51C1" w:rsidRPr="00AB51C1" w:rsidRDefault="00AB51C1" w:rsidP="00AB51C1">
      <w:pPr>
        <w:jc w:val="center"/>
        <w:rPr>
          <w:rFonts w:ascii="Times New Roman" w:eastAsia="SimSun" w:hAnsi="Times New Roman" w:cs="Times New Roman"/>
          <w:b/>
          <w:bCs/>
          <w:sz w:val="32"/>
          <w:szCs w:val="32"/>
          <w:lang w:val="en-US"/>
        </w:rPr>
      </w:pPr>
    </w:p>
    <w:p w14:paraId="17608A05" w14:textId="77777777" w:rsidR="00031003" w:rsidRDefault="00BB6AF9" w:rsidP="00031003">
      <w:pPr>
        <w:pStyle w:val="TableofFigures"/>
        <w:tabs>
          <w:tab w:val="right" w:leader="dot" w:pos="7927"/>
        </w:tabs>
        <w:rPr>
          <w:noProof/>
        </w:rPr>
      </w:pPr>
      <w:r>
        <w:fldChar w:fldCharType="begin"/>
      </w:r>
      <w:r>
        <w:instrText xml:space="preserve"> TOC \h \z \c "Gambar 2." </w:instrText>
      </w:r>
      <w:r>
        <w:fldChar w:fldCharType="separate"/>
      </w:r>
      <w:hyperlink w:anchor="_Toc148006884" w:history="1">
        <w:r w:rsidRPr="00E45181">
          <w:rPr>
            <w:rStyle w:val="Hyperlink"/>
            <w:rFonts w:ascii="Times New Roman" w:hAnsi="Times New Roman" w:cs="Times New Roman"/>
            <w:noProof/>
          </w:rPr>
          <w:t>Gambar 2. 1</w:t>
        </w:r>
        <w:r w:rsidRPr="00E45181">
          <w:rPr>
            <w:rStyle w:val="Hyperlink"/>
            <w:rFonts w:ascii="Times New Roman" w:hAnsi="Times New Roman" w:cs="Times New Roman"/>
            <w:noProof/>
            <w:lang w:val="en-US"/>
          </w:rPr>
          <w:t xml:space="preserve"> Struktur Organisasi</w:t>
        </w:r>
        <w:r>
          <w:rPr>
            <w:noProof/>
            <w:webHidden/>
          </w:rPr>
          <w:tab/>
        </w:r>
        <w:r>
          <w:rPr>
            <w:noProof/>
            <w:webHidden/>
          </w:rPr>
          <w:fldChar w:fldCharType="begin"/>
        </w:r>
        <w:r>
          <w:rPr>
            <w:noProof/>
            <w:webHidden/>
          </w:rPr>
          <w:instrText xml:space="preserve"> PAGEREF _Toc148006884 \h </w:instrText>
        </w:r>
        <w:r>
          <w:rPr>
            <w:noProof/>
            <w:webHidden/>
          </w:rPr>
        </w:r>
        <w:r>
          <w:rPr>
            <w:noProof/>
            <w:webHidden/>
          </w:rPr>
          <w:fldChar w:fldCharType="separate"/>
        </w:r>
        <w:r>
          <w:rPr>
            <w:noProof/>
            <w:webHidden/>
          </w:rPr>
          <w:t>24</w:t>
        </w:r>
        <w:r>
          <w:rPr>
            <w:noProof/>
            <w:webHidden/>
          </w:rPr>
          <w:fldChar w:fldCharType="end"/>
        </w:r>
      </w:hyperlink>
      <w:r>
        <w:fldChar w:fldCharType="end"/>
      </w:r>
      <w:r w:rsidR="00031003">
        <w:fldChar w:fldCharType="begin"/>
      </w:r>
      <w:r w:rsidR="00031003">
        <w:instrText xml:space="preserve"> TOC \h \z \c "Gambar 3." </w:instrText>
      </w:r>
      <w:r w:rsidR="00031003">
        <w:fldChar w:fldCharType="separate"/>
      </w:r>
    </w:p>
    <w:p w14:paraId="6D9B8FF8" w14:textId="32CA9A9D" w:rsidR="00031003" w:rsidRDefault="00B24FFD">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48010444" w:history="1">
        <w:r w:rsidR="00031003" w:rsidRPr="00D17517">
          <w:rPr>
            <w:rStyle w:val="Hyperlink"/>
            <w:rFonts w:ascii="Times New Roman" w:hAnsi="Times New Roman" w:cs="Times New Roman"/>
            <w:noProof/>
          </w:rPr>
          <w:t>Gambar 3. 1</w:t>
        </w:r>
        <w:r w:rsidR="00031003" w:rsidRPr="00D17517">
          <w:rPr>
            <w:rStyle w:val="Hyperlink"/>
            <w:rFonts w:ascii="Times New Roman" w:hAnsi="Times New Roman" w:cs="Times New Roman"/>
            <w:noProof/>
            <w:lang w:val="en-US"/>
          </w:rPr>
          <w:t xml:space="preserve"> Mengerjakan Project</w:t>
        </w:r>
        <w:r w:rsidR="00031003">
          <w:rPr>
            <w:noProof/>
            <w:webHidden/>
          </w:rPr>
          <w:tab/>
        </w:r>
        <w:r w:rsidR="00031003">
          <w:rPr>
            <w:noProof/>
            <w:webHidden/>
          </w:rPr>
          <w:fldChar w:fldCharType="begin"/>
        </w:r>
        <w:r w:rsidR="00031003">
          <w:rPr>
            <w:noProof/>
            <w:webHidden/>
          </w:rPr>
          <w:instrText xml:space="preserve"> PAGEREF _Toc148010444 \h </w:instrText>
        </w:r>
        <w:r w:rsidR="00031003">
          <w:rPr>
            <w:noProof/>
            <w:webHidden/>
          </w:rPr>
        </w:r>
        <w:r w:rsidR="00031003">
          <w:rPr>
            <w:noProof/>
            <w:webHidden/>
          </w:rPr>
          <w:fldChar w:fldCharType="separate"/>
        </w:r>
        <w:r w:rsidR="00031003">
          <w:rPr>
            <w:noProof/>
            <w:webHidden/>
          </w:rPr>
          <w:t>23</w:t>
        </w:r>
        <w:r w:rsidR="00031003">
          <w:rPr>
            <w:noProof/>
            <w:webHidden/>
          </w:rPr>
          <w:fldChar w:fldCharType="end"/>
        </w:r>
      </w:hyperlink>
    </w:p>
    <w:p w14:paraId="03EF191B" w14:textId="36D5D15C" w:rsidR="00031003" w:rsidRDefault="00B24FFD">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48010445" w:history="1">
        <w:r w:rsidR="00031003" w:rsidRPr="00D17517">
          <w:rPr>
            <w:rStyle w:val="Hyperlink"/>
            <w:rFonts w:ascii="Times New Roman" w:hAnsi="Times New Roman" w:cs="Times New Roman"/>
            <w:noProof/>
          </w:rPr>
          <w:t>Gambar 3. 2</w:t>
        </w:r>
        <w:r w:rsidR="00031003" w:rsidRPr="00D17517">
          <w:rPr>
            <w:rStyle w:val="Hyperlink"/>
            <w:rFonts w:ascii="Times New Roman" w:hAnsi="Times New Roman" w:cs="Times New Roman"/>
            <w:noProof/>
            <w:lang w:val="en-US"/>
          </w:rPr>
          <w:t xml:space="preserve"> Menulis Absen PKL</w:t>
        </w:r>
        <w:r w:rsidR="00031003">
          <w:rPr>
            <w:noProof/>
            <w:webHidden/>
          </w:rPr>
          <w:tab/>
        </w:r>
        <w:r w:rsidR="00031003">
          <w:rPr>
            <w:noProof/>
            <w:webHidden/>
          </w:rPr>
          <w:fldChar w:fldCharType="begin"/>
        </w:r>
        <w:r w:rsidR="00031003">
          <w:rPr>
            <w:noProof/>
            <w:webHidden/>
          </w:rPr>
          <w:instrText xml:space="preserve"> PAGEREF _Toc148010445 \h </w:instrText>
        </w:r>
        <w:r w:rsidR="00031003">
          <w:rPr>
            <w:noProof/>
            <w:webHidden/>
          </w:rPr>
        </w:r>
        <w:r w:rsidR="00031003">
          <w:rPr>
            <w:noProof/>
            <w:webHidden/>
          </w:rPr>
          <w:fldChar w:fldCharType="separate"/>
        </w:r>
        <w:r w:rsidR="00031003">
          <w:rPr>
            <w:noProof/>
            <w:webHidden/>
          </w:rPr>
          <w:t>23</w:t>
        </w:r>
        <w:r w:rsidR="00031003">
          <w:rPr>
            <w:noProof/>
            <w:webHidden/>
          </w:rPr>
          <w:fldChar w:fldCharType="end"/>
        </w:r>
      </w:hyperlink>
    </w:p>
    <w:p w14:paraId="06A2C59A" w14:textId="46B9487B" w:rsidR="00031003" w:rsidRDefault="00B24FFD">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48010446" w:history="1">
        <w:r w:rsidR="00031003" w:rsidRPr="00D17517">
          <w:rPr>
            <w:rStyle w:val="Hyperlink"/>
            <w:rFonts w:ascii="Times New Roman" w:hAnsi="Times New Roman" w:cs="Times New Roman"/>
            <w:noProof/>
          </w:rPr>
          <w:t>Gambar 3. 3</w:t>
        </w:r>
        <w:r w:rsidR="00031003" w:rsidRPr="00D17517">
          <w:rPr>
            <w:rStyle w:val="Hyperlink"/>
            <w:rFonts w:ascii="Times New Roman" w:hAnsi="Times New Roman" w:cs="Times New Roman"/>
            <w:noProof/>
            <w:lang w:val="en-US"/>
          </w:rPr>
          <w:t xml:space="preserve"> Mendiskusikan Project</w:t>
        </w:r>
        <w:r w:rsidR="00031003">
          <w:rPr>
            <w:noProof/>
            <w:webHidden/>
          </w:rPr>
          <w:tab/>
        </w:r>
        <w:r w:rsidR="00031003">
          <w:rPr>
            <w:noProof/>
            <w:webHidden/>
          </w:rPr>
          <w:fldChar w:fldCharType="begin"/>
        </w:r>
        <w:r w:rsidR="00031003">
          <w:rPr>
            <w:noProof/>
            <w:webHidden/>
          </w:rPr>
          <w:instrText xml:space="preserve"> PAGEREF _Toc148010446 \h </w:instrText>
        </w:r>
        <w:r w:rsidR="00031003">
          <w:rPr>
            <w:noProof/>
            <w:webHidden/>
          </w:rPr>
        </w:r>
        <w:r w:rsidR="00031003">
          <w:rPr>
            <w:noProof/>
            <w:webHidden/>
          </w:rPr>
          <w:fldChar w:fldCharType="separate"/>
        </w:r>
        <w:r w:rsidR="00031003">
          <w:rPr>
            <w:noProof/>
            <w:webHidden/>
          </w:rPr>
          <w:t>23</w:t>
        </w:r>
        <w:r w:rsidR="00031003">
          <w:rPr>
            <w:noProof/>
            <w:webHidden/>
          </w:rPr>
          <w:fldChar w:fldCharType="end"/>
        </w:r>
      </w:hyperlink>
    </w:p>
    <w:p w14:paraId="2D835F8A" w14:textId="2925B709" w:rsidR="00031003" w:rsidRDefault="00B24FFD">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48010447" w:history="1">
        <w:r w:rsidR="00031003" w:rsidRPr="00D17517">
          <w:rPr>
            <w:rStyle w:val="Hyperlink"/>
            <w:rFonts w:ascii="Times New Roman" w:hAnsi="Times New Roman" w:cs="Times New Roman"/>
            <w:noProof/>
          </w:rPr>
          <w:t>Gambar 3. 4</w:t>
        </w:r>
        <w:r w:rsidR="00031003" w:rsidRPr="00D17517">
          <w:rPr>
            <w:rStyle w:val="Hyperlink"/>
            <w:rFonts w:ascii="Times New Roman" w:hAnsi="Times New Roman" w:cs="Times New Roman"/>
            <w:noProof/>
            <w:lang w:val="en-US"/>
          </w:rPr>
          <w:t xml:space="preserve"> Laptop</w:t>
        </w:r>
        <w:r w:rsidR="00031003">
          <w:rPr>
            <w:noProof/>
            <w:webHidden/>
          </w:rPr>
          <w:tab/>
        </w:r>
        <w:r w:rsidR="00031003">
          <w:rPr>
            <w:noProof/>
            <w:webHidden/>
          </w:rPr>
          <w:fldChar w:fldCharType="begin"/>
        </w:r>
        <w:r w:rsidR="00031003">
          <w:rPr>
            <w:noProof/>
            <w:webHidden/>
          </w:rPr>
          <w:instrText xml:space="preserve"> PAGEREF _Toc148010447 \h </w:instrText>
        </w:r>
        <w:r w:rsidR="00031003">
          <w:rPr>
            <w:noProof/>
            <w:webHidden/>
          </w:rPr>
        </w:r>
        <w:r w:rsidR="00031003">
          <w:rPr>
            <w:noProof/>
            <w:webHidden/>
          </w:rPr>
          <w:fldChar w:fldCharType="separate"/>
        </w:r>
        <w:r w:rsidR="00031003">
          <w:rPr>
            <w:noProof/>
            <w:webHidden/>
          </w:rPr>
          <w:t>23</w:t>
        </w:r>
        <w:r w:rsidR="00031003">
          <w:rPr>
            <w:noProof/>
            <w:webHidden/>
          </w:rPr>
          <w:fldChar w:fldCharType="end"/>
        </w:r>
      </w:hyperlink>
    </w:p>
    <w:p w14:paraId="23F50C9F" w14:textId="48560690" w:rsidR="00031003" w:rsidRDefault="00B24FFD">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48010448" w:history="1">
        <w:r w:rsidR="00031003" w:rsidRPr="00D17517">
          <w:rPr>
            <w:rStyle w:val="Hyperlink"/>
            <w:rFonts w:ascii="Times New Roman" w:hAnsi="Times New Roman" w:cs="Times New Roman"/>
            <w:noProof/>
          </w:rPr>
          <w:t>Gambar 3. 5</w:t>
        </w:r>
        <w:r w:rsidR="00031003" w:rsidRPr="00D17517">
          <w:rPr>
            <w:rStyle w:val="Hyperlink"/>
            <w:rFonts w:ascii="Times New Roman" w:hAnsi="Times New Roman" w:cs="Times New Roman"/>
            <w:noProof/>
            <w:lang w:val="en-US"/>
          </w:rPr>
          <w:t xml:space="preserve"> Mouse</w:t>
        </w:r>
        <w:r w:rsidR="00031003">
          <w:rPr>
            <w:noProof/>
            <w:webHidden/>
          </w:rPr>
          <w:tab/>
        </w:r>
        <w:r w:rsidR="00031003">
          <w:rPr>
            <w:noProof/>
            <w:webHidden/>
          </w:rPr>
          <w:fldChar w:fldCharType="begin"/>
        </w:r>
        <w:r w:rsidR="00031003">
          <w:rPr>
            <w:noProof/>
            <w:webHidden/>
          </w:rPr>
          <w:instrText xml:space="preserve"> PAGEREF _Toc148010448 \h </w:instrText>
        </w:r>
        <w:r w:rsidR="00031003">
          <w:rPr>
            <w:noProof/>
            <w:webHidden/>
          </w:rPr>
        </w:r>
        <w:r w:rsidR="00031003">
          <w:rPr>
            <w:noProof/>
            <w:webHidden/>
          </w:rPr>
          <w:fldChar w:fldCharType="separate"/>
        </w:r>
        <w:r w:rsidR="00031003">
          <w:rPr>
            <w:noProof/>
            <w:webHidden/>
          </w:rPr>
          <w:t>24</w:t>
        </w:r>
        <w:r w:rsidR="00031003">
          <w:rPr>
            <w:noProof/>
            <w:webHidden/>
          </w:rPr>
          <w:fldChar w:fldCharType="end"/>
        </w:r>
      </w:hyperlink>
    </w:p>
    <w:p w14:paraId="0AF2014A" w14:textId="35777609" w:rsidR="00031003" w:rsidRDefault="00B24FFD">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48010449" w:history="1">
        <w:r w:rsidR="00031003" w:rsidRPr="00D17517">
          <w:rPr>
            <w:rStyle w:val="Hyperlink"/>
            <w:rFonts w:ascii="Times New Roman" w:hAnsi="Times New Roman" w:cs="Times New Roman"/>
            <w:noProof/>
          </w:rPr>
          <w:t>Gambar 3. 6</w:t>
        </w:r>
        <w:r w:rsidR="00031003" w:rsidRPr="00D17517">
          <w:rPr>
            <w:rStyle w:val="Hyperlink"/>
            <w:rFonts w:ascii="Times New Roman" w:hAnsi="Times New Roman" w:cs="Times New Roman"/>
            <w:noProof/>
            <w:lang w:val="en-US"/>
          </w:rPr>
          <w:t xml:space="preserve"> MousePad</w:t>
        </w:r>
        <w:r w:rsidR="00031003">
          <w:rPr>
            <w:noProof/>
            <w:webHidden/>
          </w:rPr>
          <w:tab/>
        </w:r>
        <w:r w:rsidR="00031003">
          <w:rPr>
            <w:noProof/>
            <w:webHidden/>
          </w:rPr>
          <w:fldChar w:fldCharType="begin"/>
        </w:r>
        <w:r w:rsidR="00031003">
          <w:rPr>
            <w:noProof/>
            <w:webHidden/>
          </w:rPr>
          <w:instrText xml:space="preserve"> PAGEREF _Toc148010449 \h </w:instrText>
        </w:r>
        <w:r w:rsidR="00031003">
          <w:rPr>
            <w:noProof/>
            <w:webHidden/>
          </w:rPr>
        </w:r>
        <w:r w:rsidR="00031003">
          <w:rPr>
            <w:noProof/>
            <w:webHidden/>
          </w:rPr>
          <w:fldChar w:fldCharType="separate"/>
        </w:r>
        <w:r w:rsidR="00031003">
          <w:rPr>
            <w:noProof/>
            <w:webHidden/>
          </w:rPr>
          <w:t>24</w:t>
        </w:r>
        <w:r w:rsidR="00031003">
          <w:rPr>
            <w:noProof/>
            <w:webHidden/>
          </w:rPr>
          <w:fldChar w:fldCharType="end"/>
        </w:r>
      </w:hyperlink>
    </w:p>
    <w:p w14:paraId="012818FA" w14:textId="6737AC8A" w:rsidR="00031003" w:rsidRDefault="00B24FFD">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48010450" w:history="1">
        <w:r w:rsidR="00031003" w:rsidRPr="00D17517">
          <w:rPr>
            <w:rStyle w:val="Hyperlink"/>
            <w:rFonts w:ascii="Times New Roman" w:hAnsi="Times New Roman" w:cs="Times New Roman"/>
            <w:noProof/>
          </w:rPr>
          <w:t>Gambar 3. 7</w:t>
        </w:r>
        <w:r w:rsidR="00031003" w:rsidRPr="00D17517">
          <w:rPr>
            <w:rStyle w:val="Hyperlink"/>
            <w:rFonts w:ascii="Times New Roman" w:hAnsi="Times New Roman" w:cs="Times New Roman"/>
            <w:noProof/>
            <w:lang w:val="en-US"/>
          </w:rPr>
          <w:t xml:space="preserve"> HTML</w:t>
        </w:r>
        <w:r w:rsidR="00031003">
          <w:rPr>
            <w:noProof/>
            <w:webHidden/>
          </w:rPr>
          <w:tab/>
        </w:r>
        <w:r w:rsidR="00031003">
          <w:rPr>
            <w:noProof/>
            <w:webHidden/>
          </w:rPr>
          <w:fldChar w:fldCharType="begin"/>
        </w:r>
        <w:r w:rsidR="00031003">
          <w:rPr>
            <w:noProof/>
            <w:webHidden/>
          </w:rPr>
          <w:instrText xml:space="preserve"> PAGEREF _Toc148010450 \h </w:instrText>
        </w:r>
        <w:r w:rsidR="00031003">
          <w:rPr>
            <w:noProof/>
            <w:webHidden/>
          </w:rPr>
        </w:r>
        <w:r w:rsidR="00031003">
          <w:rPr>
            <w:noProof/>
            <w:webHidden/>
          </w:rPr>
          <w:fldChar w:fldCharType="separate"/>
        </w:r>
        <w:r w:rsidR="00031003">
          <w:rPr>
            <w:noProof/>
            <w:webHidden/>
          </w:rPr>
          <w:t>24</w:t>
        </w:r>
        <w:r w:rsidR="00031003">
          <w:rPr>
            <w:noProof/>
            <w:webHidden/>
          </w:rPr>
          <w:fldChar w:fldCharType="end"/>
        </w:r>
      </w:hyperlink>
    </w:p>
    <w:p w14:paraId="7A52DEEC" w14:textId="78460AC7" w:rsidR="00031003" w:rsidRDefault="00B24FFD">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48010451" w:history="1">
        <w:r w:rsidR="00031003" w:rsidRPr="00D17517">
          <w:rPr>
            <w:rStyle w:val="Hyperlink"/>
            <w:rFonts w:ascii="Times New Roman" w:hAnsi="Times New Roman" w:cs="Times New Roman"/>
            <w:noProof/>
          </w:rPr>
          <w:t>Gambar 3. 8</w:t>
        </w:r>
        <w:r w:rsidR="00031003" w:rsidRPr="00D17517">
          <w:rPr>
            <w:rStyle w:val="Hyperlink"/>
            <w:rFonts w:ascii="Times New Roman" w:hAnsi="Times New Roman" w:cs="Times New Roman"/>
            <w:noProof/>
            <w:lang w:val="en-US"/>
          </w:rPr>
          <w:t xml:space="preserve"> CSS</w:t>
        </w:r>
        <w:r w:rsidR="00031003">
          <w:rPr>
            <w:noProof/>
            <w:webHidden/>
          </w:rPr>
          <w:tab/>
        </w:r>
        <w:r w:rsidR="00031003">
          <w:rPr>
            <w:noProof/>
            <w:webHidden/>
          </w:rPr>
          <w:fldChar w:fldCharType="begin"/>
        </w:r>
        <w:r w:rsidR="00031003">
          <w:rPr>
            <w:noProof/>
            <w:webHidden/>
          </w:rPr>
          <w:instrText xml:space="preserve"> PAGEREF _Toc148010451 \h </w:instrText>
        </w:r>
        <w:r w:rsidR="00031003">
          <w:rPr>
            <w:noProof/>
            <w:webHidden/>
          </w:rPr>
        </w:r>
        <w:r w:rsidR="00031003">
          <w:rPr>
            <w:noProof/>
            <w:webHidden/>
          </w:rPr>
          <w:fldChar w:fldCharType="separate"/>
        </w:r>
        <w:r w:rsidR="00031003">
          <w:rPr>
            <w:noProof/>
            <w:webHidden/>
          </w:rPr>
          <w:t>23</w:t>
        </w:r>
        <w:r w:rsidR="00031003">
          <w:rPr>
            <w:noProof/>
            <w:webHidden/>
          </w:rPr>
          <w:fldChar w:fldCharType="end"/>
        </w:r>
      </w:hyperlink>
    </w:p>
    <w:p w14:paraId="583EF51A" w14:textId="03B0BA24" w:rsidR="00031003" w:rsidRDefault="00B24FFD">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48010452" w:history="1">
        <w:r w:rsidR="00031003" w:rsidRPr="00D17517">
          <w:rPr>
            <w:rStyle w:val="Hyperlink"/>
            <w:rFonts w:ascii="Times New Roman" w:hAnsi="Times New Roman" w:cs="Times New Roman"/>
            <w:noProof/>
          </w:rPr>
          <w:t>Gambar 3. 9</w:t>
        </w:r>
        <w:r w:rsidR="00031003" w:rsidRPr="00D17517">
          <w:rPr>
            <w:rStyle w:val="Hyperlink"/>
            <w:rFonts w:ascii="Times New Roman" w:hAnsi="Times New Roman" w:cs="Times New Roman"/>
            <w:noProof/>
            <w:lang w:val="en-US"/>
          </w:rPr>
          <w:t xml:space="preserve"> Booststrap</w:t>
        </w:r>
        <w:r w:rsidR="00031003">
          <w:rPr>
            <w:noProof/>
            <w:webHidden/>
          </w:rPr>
          <w:tab/>
        </w:r>
        <w:r w:rsidR="00031003">
          <w:rPr>
            <w:noProof/>
            <w:webHidden/>
          </w:rPr>
          <w:fldChar w:fldCharType="begin"/>
        </w:r>
        <w:r w:rsidR="00031003">
          <w:rPr>
            <w:noProof/>
            <w:webHidden/>
          </w:rPr>
          <w:instrText xml:space="preserve"> PAGEREF _Toc148010452 \h </w:instrText>
        </w:r>
        <w:r w:rsidR="00031003">
          <w:rPr>
            <w:noProof/>
            <w:webHidden/>
          </w:rPr>
        </w:r>
        <w:r w:rsidR="00031003">
          <w:rPr>
            <w:noProof/>
            <w:webHidden/>
          </w:rPr>
          <w:fldChar w:fldCharType="separate"/>
        </w:r>
        <w:r w:rsidR="00031003">
          <w:rPr>
            <w:noProof/>
            <w:webHidden/>
          </w:rPr>
          <w:t>23</w:t>
        </w:r>
        <w:r w:rsidR="00031003">
          <w:rPr>
            <w:noProof/>
            <w:webHidden/>
          </w:rPr>
          <w:fldChar w:fldCharType="end"/>
        </w:r>
      </w:hyperlink>
    </w:p>
    <w:p w14:paraId="024DC515" w14:textId="0294F890" w:rsidR="00031003" w:rsidRDefault="00B24FFD">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48010453" w:history="1">
        <w:r w:rsidR="00031003" w:rsidRPr="00D17517">
          <w:rPr>
            <w:rStyle w:val="Hyperlink"/>
            <w:rFonts w:ascii="Times New Roman" w:hAnsi="Times New Roman" w:cs="Times New Roman"/>
            <w:noProof/>
          </w:rPr>
          <w:t>Gambar 3. 10</w:t>
        </w:r>
        <w:r w:rsidR="00031003" w:rsidRPr="00D17517">
          <w:rPr>
            <w:rStyle w:val="Hyperlink"/>
            <w:rFonts w:ascii="Times New Roman" w:hAnsi="Times New Roman" w:cs="Times New Roman"/>
            <w:noProof/>
            <w:lang w:val="en-US"/>
          </w:rPr>
          <w:t xml:space="preserve"> Codeigniter 3</w:t>
        </w:r>
        <w:r w:rsidR="00031003">
          <w:rPr>
            <w:noProof/>
            <w:webHidden/>
          </w:rPr>
          <w:tab/>
        </w:r>
        <w:r w:rsidR="00031003">
          <w:rPr>
            <w:noProof/>
            <w:webHidden/>
          </w:rPr>
          <w:fldChar w:fldCharType="begin"/>
        </w:r>
        <w:r w:rsidR="00031003">
          <w:rPr>
            <w:noProof/>
            <w:webHidden/>
          </w:rPr>
          <w:instrText xml:space="preserve"> PAGEREF _Toc148010453 \h </w:instrText>
        </w:r>
        <w:r w:rsidR="00031003">
          <w:rPr>
            <w:noProof/>
            <w:webHidden/>
          </w:rPr>
        </w:r>
        <w:r w:rsidR="00031003">
          <w:rPr>
            <w:noProof/>
            <w:webHidden/>
          </w:rPr>
          <w:fldChar w:fldCharType="separate"/>
        </w:r>
        <w:r w:rsidR="00031003">
          <w:rPr>
            <w:noProof/>
            <w:webHidden/>
          </w:rPr>
          <w:t>23</w:t>
        </w:r>
        <w:r w:rsidR="00031003">
          <w:rPr>
            <w:noProof/>
            <w:webHidden/>
          </w:rPr>
          <w:fldChar w:fldCharType="end"/>
        </w:r>
      </w:hyperlink>
    </w:p>
    <w:p w14:paraId="7C8E79E9" w14:textId="162F735E" w:rsidR="00031003" w:rsidRDefault="00B24FFD">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48010454" w:history="1">
        <w:r w:rsidR="00031003" w:rsidRPr="00D17517">
          <w:rPr>
            <w:rStyle w:val="Hyperlink"/>
            <w:rFonts w:ascii="Times New Roman" w:hAnsi="Times New Roman" w:cs="Times New Roman"/>
            <w:noProof/>
          </w:rPr>
          <w:t>Gambar 3. 11</w:t>
        </w:r>
        <w:r w:rsidR="00031003" w:rsidRPr="00D17517">
          <w:rPr>
            <w:rStyle w:val="Hyperlink"/>
            <w:rFonts w:ascii="Times New Roman" w:hAnsi="Times New Roman" w:cs="Times New Roman"/>
            <w:noProof/>
            <w:lang w:val="en-US"/>
          </w:rPr>
          <w:t xml:space="preserve"> XAMPP</w:t>
        </w:r>
        <w:r w:rsidR="00031003">
          <w:rPr>
            <w:noProof/>
            <w:webHidden/>
          </w:rPr>
          <w:tab/>
        </w:r>
        <w:r w:rsidR="00031003">
          <w:rPr>
            <w:noProof/>
            <w:webHidden/>
          </w:rPr>
          <w:fldChar w:fldCharType="begin"/>
        </w:r>
        <w:r w:rsidR="00031003">
          <w:rPr>
            <w:noProof/>
            <w:webHidden/>
          </w:rPr>
          <w:instrText xml:space="preserve"> PAGEREF _Toc148010454 \h </w:instrText>
        </w:r>
        <w:r w:rsidR="00031003">
          <w:rPr>
            <w:noProof/>
            <w:webHidden/>
          </w:rPr>
        </w:r>
        <w:r w:rsidR="00031003">
          <w:rPr>
            <w:noProof/>
            <w:webHidden/>
          </w:rPr>
          <w:fldChar w:fldCharType="separate"/>
        </w:r>
        <w:r w:rsidR="00031003">
          <w:rPr>
            <w:noProof/>
            <w:webHidden/>
          </w:rPr>
          <w:t>23</w:t>
        </w:r>
        <w:r w:rsidR="00031003">
          <w:rPr>
            <w:noProof/>
            <w:webHidden/>
          </w:rPr>
          <w:fldChar w:fldCharType="end"/>
        </w:r>
      </w:hyperlink>
    </w:p>
    <w:p w14:paraId="00E7E433" w14:textId="69F1F824" w:rsidR="00031003" w:rsidRDefault="00B24FFD">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48010455" w:history="1">
        <w:r w:rsidR="00031003" w:rsidRPr="00D17517">
          <w:rPr>
            <w:rStyle w:val="Hyperlink"/>
            <w:rFonts w:ascii="Times New Roman" w:hAnsi="Times New Roman" w:cs="Times New Roman"/>
            <w:noProof/>
          </w:rPr>
          <w:t>Gambar 3. 12</w:t>
        </w:r>
        <w:r w:rsidR="00031003" w:rsidRPr="00D17517">
          <w:rPr>
            <w:rStyle w:val="Hyperlink"/>
            <w:rFonts w:ascii="Times New Roman" w:hAnsi="Times New Roman" w:cs="Times New Roman"/>
            <w:noProof/>
            <w:lang w:val="en-US"/>
          </w:rPr>
          <w:t xml:space="preserve"> PHP</w:t>
        </w:r>
        <w:r w:rsidR="00031003">
          <w:rPr>
            <w:noProof/>
            <w:webHidden/>
          </w:rPr>
          <w:tab/>
        </w:r>
        <w:r w:rsidR="00031003">
          <w:rPr>
            <w:noProof/>
            <w:webHidden/>
          </w:rPr>
          <w:fldChar w:fldCharType="begin"/>
        </w:r>
        <w:r w:rsidR="00031003">
          <w:rPr>
            <w:noProof/>
            <w:webHidden/>
          </w:rPr>
          <w:instrText xml:space="preserve"> PAGEREF _Toc148010455 \h </w:instrText>
        </w:r>
        <w:r w:rsidR="00031003">
          <w:rPr>
            <w:noProof/>
            <w:webHidden/>
          </w:rPr>
        </w:r>
        <w:r w:rsidR="00031003">
          <w:rPr>
            <w:noProof/>
            <w:webHidden/>
          </w:rPr>
          <w:fldChar w:fldCharType="separate"/>
        </w:r>
        <w:r w:rsidR="00031003">
          <w:rPr>
            <w:noProof/>
            <w:webHidden/>
          </w:rPr>
          <w:t>23</w:t>
        </w:r>
        <w:r w:rsidR="00031003">
          <w:rPr>
            <w:noProof/>
            <w:webHidden/>
          </w:rPr>
          <w:fldChar w:fldCharType="end"/>
        </w:r>
      </w:hyperlink>
    </w:p>
    <w:p w14:paraId="5B2A2901" w14:textId="382FE190" w:rsidR="00031003" w:rsidRDefault="00B24FFD">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48010456" w:history="1">
        <w:r w:rsidR="00031003" w:rsidRPr="00D17517">
          <w:rPr>
            <w:rStyle w:val="Hyperlink"/>
            <w:rFonts w:ascii="Times New Roman" w:hAnsi="Times New Roman" w:cs="Times New Roman"/>
            <w:noProof/>
          </w:rPr>
          <w:t>Gambar 3. 13</w:t>
        </w:r>
        <w:r w:rsidR="00031003" w:rsidRPr="00D17517">
          <w:rPr>
            <w:rStyle w:val="Hyperlink"/>
            <w:rFonts w:ascii="Times New Roman" w:hAnsi="Times New Roman" w:cs="Times New Roman"/>
            <w:noProof/>
            <w:lang w:val="en-US"/>
          </w:rPr>
          <w:t xml:space="preserve"> PhpMyAdmin</w:t>
        </w:r>
        <w:r w:rsidR="00031003">
          <w:rPr>
            <w:noProof/>
            <w:webHidden/>
          </w:rPr>
          <w:tab/>
        </w:r>
        <w:r w:rsidR="00031003">
          <w:rPr>
            <w:noProof/>
            <w:webHidden/>
          </w:rPr>
          <w:fldChar w:fldCharType="begin"/>
        </w:r>
        <w:r w:rsidR="00031003">
          <w:rPr>
            <w:noProof/>
            <w:webHidden/>
          </w:rPr>
          <w:instrText xml:space="preserve"> PAGEREF _Toc148010456 \h </w:instrText>
        </w:r>
        <w:r w:rsidR="00031003">
          <w:rPr>
            <w:noProof/>
            <w:webHidden/>
          </w:rPr>
        </w:r>
        <w:r w:rsidR="00031003">
          <w:rPr>
            <w:noProof/>
            <w:webHidden/>
          </w:rPr>
          <w:fldChar w:fldCharType="separate"/>
        </w:r>
        <w:r w:rsidR="00031003">
          <w:rPr>
            <w:noProof/>
            <w:webHidden/>
          </w:rPr>
          <w:t>23</w:t>
        </w:r>
        <w:r w:rsidR="00031003">
          <w:rPr>
            <w:noProof/>
            <w:webHidden/>
          </w:rPr>
          <w:fldChar w:fldCharType="end"/>
        </w:r>
      </w:hyperlink>
    </w:p>
    <w:p w14:paraId="7B73F935" w14:textId="30BE4373" w:rsidR="00031003" w:rsidRDefault="00B24FFD">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48010457" w:history="1">
        <w:r w:rsidR="00031003" w:rsidRPr="00D17517">
          <w:rPr>
            <w:rStyle w:val="Hyperlink"/>
            <w:rFonts w:ascii="Times New Roman" w:hAnsi="Times New Roman" w:cs="Times New Roman"/>
            <w:noProof/>
          </w:rPr>
          <w:t>Gambar 3. 14</w:t>
        </w:r>
        <w:r w:rsidR="00031003" w:rsidRPr="00D17517">
          <w:rPr>
            <w:rStyle w:val="Hyperlink"/>
            <w:rFonts w:ascii="Times New Roman" w:hAnsi="Times New Roman" w:cs="Times New Roman"/>
            <w:noProof/>
            <w:lang w:val="en-US"/>
          </w:rPr>
          <w:t xml:space="preserve"> Flowchart</w:t>
        </w:r>
        <w:r w:rsidR="00031003">
          <w:rPr>
            <w:noProof/>
            <w:webHidden/>
          </w:rPr>
          <w:tab/>
        </w:r>
        <w:r w:rsidR="00031003">
          <w:rPr>
            <w:noProof/>
            <w:webHidden/>
          </w:rPr>
          <w:fldChar w:fldCharType="begin"/>
        </w:r>
        <w:r w:rsidR="00031003">
          <w:rPr>
            <w:noProof/>
            <w:webHidden/>
          </w:rPr>
          <w:instrText xml:space="preserve"> PAGEREF _Toc148010457 \h </w:instrText>
        </w:r>
        <w:r w:rsidR="00031003">
          <w:rPr>
            <w:noProof/>
            <w:webHidden/>
          </w:rPr>
        </w:r>
        <w:r w:rsidR="00031003">
          <w:rPr>
            <w:noProof/>
            <w:webHidden/>
          </w:rPr>
          <w:fldChar w:fldCharType="separate"/>
        </w:r>
        <w:r w:rsidR="00031003">
          <w:rPr>
            <w:noProof/>
            <w:webHidden/>
          </w:rPr>
          <w:t>23</w:t>
        </w:r>
        <w:r w:rsidR="00031003">
          <w:rPr>
            <w:noProof/>
            <w:webHidden/>
          </w:rPr>
          <w:fldChar w:fldCharType="end"/>
        </w:r>
      </w:hyperlink>
    </w:p>
    <w:p w14:paraId="2B2C5680" w14:textId="4894E27A" w:rsidR="00031003" w:rsidRDefault="00B24FFD">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48010458" w:history="1">
        <w:r w:rsidR="00031003" w:rsidRPr="00D17517">
          <w:rPr>
            <w:rStyle w:val="Hyperlink"/>
            <w:rFonts w:ascii="Times New Roman" w:hAnsi="Times New Roman" w:cs="Times New Roman"/>
            <w:noProof/>
          </w:rPr>
          <w:t>Gambar 3. 15</w:t>
        </w:r>
        <w:r w:rsidR="00031003" w:rsidRPr="00D17517">
          <w:rPr>
            <w:rStyle w:val="Hyperlink"/>
            <w:rFonts w:ascii="Times New Roman" w:hAnsi="Times New Roman" w:cs="Times New Roman"/>
            <w:noProof/>
            <w:lang w:val="en-US"/>
          </w:rPr>
          <w:t xml:space="preserve"> Database</w:t>
        </w:r>
        <w:r w:rsidR="00031003">
          <w:rPr>
            <w:noProof/>
            <w:webHidden/>
          </w:rPr>
          <w:tab/>
        </w:r>
        <w:r w:rsidR="00031003">
          <w:rPr>
            <w:noProof/>
            <w:webHidden/>
          </w:rPr>
          <w:fldChar w:fldCharType="begin"/>
        </w:r>
        <w:r w:rsidR="00031003">
          <w:rPr>
            <w:noProof/>
            <w:webHidden/>
          </w:rPr>
          <w:instrText xml:space="preserve"> PAGEREF _Toc148010458 \h </w:instrText>
        </w:r>
        <w:r w:rsidR="00031003">
          <w:rPr>
            <w:noProof/>
            <w:webHidden/>
          </w:rPr>
        </w:r>
        <w:r w:rsidR="00031003">
          <w:rPr>
            <w:noProof/>
            <w:webHidden/>
          </w:rPr>
          <w:fldChar w:fldCharType="separate"/>
        </w:r>
        <w:r w:rsidR="00031003">
          <w:rPr>
            <w:noProof/>
            <w:webHidden/>
          </w:rPr>
          <w:t>23</w:t>
        </w:r>
        <w:r w:rsidR="00031003">
          <w:rPr>
            <w:noProof/>
            <w:webHidden/>
          </w:rPr>
          <w:fldChar w:fldCharType="end"/>
        </w:r>
      </w:hyperlink>
    </w:p>
    <w:p w14:paraId="5EFF23DF" w14:textId="370FF6C2" w:rsidR="00031003" w:rsidRDefault="00B24FFD">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48010459" w:history="1">
        <w:r w:rsidR="00031003" w:rsidRPr="00D17517">
          <w:rPr>
            <w:rStyle w:val="Hyperlink"/>
            <w:rFonts w:ascii="Times New Roman" w:hAnsi="Times New Roman" w:cs="Times New Roman"/>
            <w:noProof/>
          </w:rPr>
          <w:t>Gambar 3. 16</w:t>
        </w:r>
        <w:r w:rsidR="00031003" w:rsidRPr="00D17517">
          <w:rPr>
            <w:rStyle w:val="Hyperlink"/>
            <w:rFonts w:ascii="Times New Roman" w:hAnsi="Times New Roman" w:cs="Times New Roman"/>
            <w:noProof/>
            <w:lang w:val="en-US"/>
          </w:rPr>
          <w:t xml:space="preserve"> Syntax Login</w:t>
        </w:r>
        <w:r w:rsidR="00031003">
          <w:rPr>
            <w:noProof/>
            <w:webHidden/>
          </w:rPr>
          <w:tab/>
        </w:r>
        <w:r w:rsidR="00031003">
          <w:rPr>
            <w:noProof/>
            <w:webHidden/>
          </w:rPr>
          <w:fldChar w:fldCharType="begin"/>
        </w:r>
        <w:r w:rsidR="00031003">
          <w:rPr>
            <w:noProof/>
            <w:webHidden/>
          </w:rPr>
          <w:instrText xml:space="preserve"> PAGEREF _Toc148010459 \h </w:instrText>
        </w:r>
        <w:r w:rsidR="00031003">
          <w:rPr>
            <w:noProof/>
            <w:webHidden/>
          </w:rPr>
        </w:r>
        <w:r w:rsidR="00031003">
          <w:rPr>
            <w:noProof/>
            <w:webHidden/>
          </w:rPr>
          <w:fldChar w:fldCharType="separate"/>
        </w:r>
        <w:r w:rsidR="00031003">
          <w:rPr>
            <w:noProof/>
            <w:webHidden/>
          </w:rPr>
          <w:t>23</w:t>
        </w:r>
        <w:r w:rsidR="00031003">
          <w:rPr>
            <w:noProof/>
            <w:webHidden/>
          </w:rPr>
          <w:fldChar w:fldCharType="end"/>
        </w:r>
      </w:hyperlink>
    </w:p>
    <w:p w14:paraId="7D1004C4" w14:textId="073959F1" w:rsidR="00031003" w:rsidRDefault="00B24FFD">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48010460" w:history="1">
        <w:r w:rsidR="00031003" w:rsidRPr="00D17517">
          <w:rPr>
            <w:rStyle w:val="Hyperlink"/>
            <w:rFonts w:ascii="Times New Roman" w:hAnsi="Times New Roman" w:cs="Times New Roman"/>
            <w:noProof/>
          </w:rPr>
          <w:t>Gambar 3. 17</w:t>
        </w:r>
        <w:r w:rsidR="00031003" w:rsidRPr="00D17517">
          <w:rPr>
            <w:rStyle w:val="Hyperlink"/>
            <w:rFonts w:ascii="Times New Roman" w:hAnsi="Times New Roman" w:cs="Times New Roman"/>
            <w:noProof/>
            <w:lang w:val="en-US"/>
          </w:rPr>
          <w:t xml:space="preserve"> Tampilan Halaman Login</w:t>
        </w:r>
        <w:r w:rsidR="00031003">
          <w:rPr>
            <w:noProof/>
            <w:webHidden/>
          </w:rPr>
          <w:tab/>
        </w:r>
        <w:r w:rsidR="00031003">
          <w:rPr>
            <w:noProof/>
            <w:webHidden/>
          </w:rPr>
          <w:fldChar w:fldCharType="begin"/>
        </w:r>
        <w:r w:rsidR="00031003">
          <w:rPr>
            <w:noProof/>
            <w:webHidden/>
          </w:rPr>
          <w:instrText xml:space="preserve"> PAGEREF _Toc148010460 \h </w:instrText>
        </w:r>
        <w:r w:rsidR="00031003">
          <w:rPr>
            <w:noProof/>
            <w:webHidden/>
          </w:rPr>
        </w:r>
        <w:r w:rsidR="00031003">
          <w:rPr>
            <w:noProof/>
            <w:webHidden/>
          </w:rPr>
          <w:fldChar w:fldCharType="separate"/>
        </w:r>
        <w:r w:rsidR="00031003">
          <w:rPr>
            <w:noProof/>
            <w:webHidden/>
          </w:rPr>
          <w:t>23</w:t>
        </w:r>
        <w:r w:rsidR="00031003">
          <w:rPr>
            <w:noProof/>
            <w:webHidden/>
          </w:rPr>
          <w:fldChar w:fldCharType="end"/>
        </w:r>
      </w:hyperlink>
    </w:p>
    <w:p w14:paraId="6A93BC7A" w14:textId="7BAF2E1B" w:rsidR="00031003" w:rsidRDefault="00B24FFD">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48010461" w:history="1">
        <w:r w:rsidR="00031003" w:rsidRPr="00D17517">
          <w:rPr>
            <w:rStyle w:val="Hyperlink"/>
            <w:rFonts w:ascii="Times New Roman" w:hAnsi="Times New Roman" w:cs="Times New Roman"/>
            <w:noProof/>
          </w:rPr>
          <w:t>Gambar 3. 18</w:t>
        </w:r>
        <w:r w:rsidR="00031003" w:rsidRPr="00D17517">
          <w:rPr>
            <w:rStyle w:val="Hyperlink"/>
            <w:rFonts w:ascii="Times New Roman" w:hAnsi="Times New Roman" w:cs="Times New Roman"/>
            <w:noProof/>
            <w:lang w:val="en-US"/>
          </w:rPr>
          <w:t xml:space="preserve"> Syntax Dashboard</w:t>
        </w:r>
        <w:r w:rsidR="00031003">
          <w:rPr>
            <w:noProof/>
            <w:webHidden/>
          </w:rPr>
          <w:tab/>
        </w:r>
        <w:r w:rsidR="00031003">
          <w:rPr>
            <w:noProof/>
            <w:webHidden/>
          </w:rPr>
          <w:fldChar w:fldCharType="begin"/>
        </w:r>
        <w:r w:rsidR="00031003">
          <w:rPr>
            <w:noProof/>
            <w:webHidden/>
          </w:rPr>
          <w:instrText xml:space="preserve"> PAGEREF _Toc148010461 \h </w:instrText>
        </w:r>
        <w:r w:rsidR="00031003">
          <w:rPr>
            <w:noProof/>
            <w:webHidden/>
          </w:rPr>
        </w:r>
        <w:r w:rsidR="00031003">
          <w:rPr>
            <w:noProof/>
            <w:webHidden/>
          </w:rPr>
          <w:fldChar w:fldCharType="separate"/>
        </w:r>
        <w:r w:rsidR="00031003">
          <w:rPr>
            <w:noProof/>
            <w:webHidden/>
          </w:rPr>
          <w:t>23</w:t>
        </w:r>
        <w:r w:rsidR="00031003">
          <w:rPr>
            <w:noProof/>
            <w:webHidden/>
          </w:rPr>
          <w:fldChar w:fldCharType="end"/>
        </w:r>
      </w:hyperlink>
    </w:p>
    <w:p w14:paraId="40B2761A" w14:textId="67E218B8" w:rsidR="00031003" w:rsidRDefault="00B24FFD">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48010462" w:history="1">
        <w:r w:rsidR="00031003" w:rsidRPr="00D17517">
          <w:rPr>
            <w:rStyle w:val="Hyperlink"/>
            <w:rFonts w:ascii="Times New Roman" w:hAnsi="Times New Roman" w:cs="Times New Roman"/>
            <w:noProof/>
          </w:rPr>
          <w:t>Gambar 3. 19</w:t>
        </w:r>
        <w:r w:rsidR="00031003" w:rsidRPr="00D17517">
          <w:rPr>
            <w:rStyle w:val="Hyperlink"/>
            <w:rFonts w:ascii="Times New Roman" w:hAnsi="Times New Roman" w:cs="Times New Roman"/>
            <w:noProof/>
            <w:lang w:val="en-US"/>
          </w:rPr>
          <w:t xml:space="preserve"> Tampilan Halaman Dashboard</w:t>
        </w:r>
        <w:r w:rsidR="00031003">
          <w:rPr>
            <w:noProof/>
            <w:webHidden/>
          </w:rPr>
          <w:tab/>
        </w:r>
        <w:r w:rsidR="00031003">
          <w:rPr>
            <w:noProof/>
            <w:webHidden/>
          </w:rPr>
          <w:fldChar w:fldCharType="begin"/>
        </w:r>
        <w:r w:rsidR="00031003">
          <w:rPr>
            <w:noProof/>
            <w:webHidden/>
          </w:rPr>
          <w:instrText xml:space="preserve"> PAGEREF _Toc148010462 \h </w:instrText>
        </w:r>
        <w:r w:rsidR="00031003">
          <w:rPr>
            <w:noProof/>
            <w:webHidden/>
          </w:rPr>
        </w:r>
        <w:r w:rsidR="00031003">
          <w:rPr>
            <w:noProof/>
            <w:webHidden/>
          </w:rPr>
          <w:fldChar w:fldCharType="separate"/>
        </w:r>
        <w:r w:rsidR="00031003">
          <w:rPr>
            <w:noProof/>
            <w:webHidden/>
          </w:rPr>
          <w:t>23</w:t>
        </w:r>
        <w:r w:rsidR="00031003">
          <w:rPr>
            <w:noProof/>
            <w:webHidden/>
          </w:rPr>
          <w:fldChar w:fldCharType="end"/>
        </w:r>
      </w:hyperlink>
    </w:p>
    <w:p w14:paraId="19699EDC" w14:textId="3764E35F" w:rsidR="00031003" w:rsidRDefault="00B24FFD">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48010463" w:history="1">
        <w:r w:rsidR="00031003" w:rsidRPr="00D17517">
          <w:rPr>
            <w:rStyle w:val="Hyperlink"/>
            <w:rFonts w:ascii="Times New Roman" w:hAnsi="Times New Roman" w:cs="Times New Roman"/>
            <w:noProof/>
          </w:rPr>
          <w:t>Gambar 3. 20</w:t>
        </w:r>
        <w:r w:rsidR="00031003" w:rsidRPr="00D17517">
          <w:rPr>
            <w:rStyle w:val="Hyperlink"/>
            <w:rFonts w:ascii="Times New Roman" w:hAnsi="Times New Roman" w:cs="Times New Roman"/>
            <w:noProof/>
            <w:lang w:val="en-US"/>
          </w:rPr>
          <w:t xml:space="preserve"> Sytanx Anggota</w:t>
        </w:r>
        <w:r w:rsidR="00031003">
          <w:rPr>
            <w:noProof/>
            <w:webHidden/>
          </w:rPr>
          <w:tab/>
        </w:r>
        <w:r w:rsidR="00031003">
          <w:rPr>
            <w:noProof/>
            <w:webHidden/>
          </w:rPr>
          <w:fldChar w:fldCharType="begin"/>
        </w:r>
        <w:r w:rsidR="00031003">
          <w:rPr>
            <w:noProof/>
            <w:webHidden/>
          </w:rPr>
          <w:instrText xml:space="preserve"> PAGEREF _Toc148010463 \h </w:instrText>
        </w:r>
        <w:r w:rsidR="00031003">
          <w:rPr>
            <w:noProof/>
            <w:webHidden/>
          </w:rPr>
        </w:r>
        <w:r w:rsidR="00031003">
          <w:rPr>
            <w:noProof/>
            <w:webHidden/>
          </w:rPr>
          <w:fldChar w:fldCharType="separate"/>
        </w:r>
        <w:r w:rsidR="00031003">
          <w:rPr>
            <w:noProof/>
            <w:webHidden/>
          </w:rPr>
          <w:t>23</w:t>
        </w:r>
        <w:r w:rsidR="00031003">
          <w:rPr>
            <w:noProof/>
            <w:webHidden/>
          </w:rPr>
          <w:fldChar w:fldCharType="end"/>
        </w:r>
      </w:hyperlink>
    </w:p>
    <w:p w14:paraId="0400287B" w14:textId="15B18BF8" w:rsidR="00031003" w:rsidRDefault="00B24FFD">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48010464" w:history="1">
        <w:r w:rsidR="00031003" w:rsidRPr="00D17517">
          <w:rPr>
            <w:rStyle w:val="Hyperlink"/>
            <w:rFonts w:ascii="Times New Roman" w:hAnsi="Times New Roman" w:cs="Times New Roman"/>
            <w:noProof/>
          </w:rPr>
          <w:t>Gambar 3. 21</w:t>
        </w:r>
        <w:r w:rsidR="00031003" w:rsidRPr="00D17517">
          <w:rPr>
            <w:rStyle w:val="Hyperlink"/>
            <w:rFonts w:ascii="Times New Roman" w:hAnsi="Times New Roman" w:cs="Times New Roman"/>
            <w:noProof/>
            <w:lang w:val="en-US"/>
          </w:rPr>
          <w:t xml:space="preserve"> Tampilan Halaman Anggota</w:t>
        </w:r>
        <w:r w:rsidR="00031003">
          <w:rPr>
            <w:noProof/>
            <w:webHidden/>
          </w:rPr>
          <w:tab/>
        </w:r>
        <w:r w:rsidR="00031003">
          <w:rPr>
            <w:noProof/>
            <w:webHidden/>
          </w:rPr>
          <w:fldChar w:fldCharType="begin"/>
        </w:r>
        <w:r w:rsidR="00031003">
          <w:rPr>
            <w:noProof/>
            <w:webHidden/>
          </w:rPr>
          <w:instrText xml:space="preserve"> PAGEREF _Toc148010464 \h </w:instrText>
        </w:r>
        <w:r w:rsidR="00031003">
          <w:rPr>
            <w:noProof/>
            <w:webHidden/>
          </w:rPr>
        </w:r>
        <w:r w:rsidR="00031003">
          <w:rPr>
            <w:noProof/>
            <w:webHidden/>
          </w:rPr>
          <w:fldChar w:fldCharType="separate"/>
        </w:r>
        <w:r w:rsidR="00031003">
          <w:rPr>
            <w:noProof/>
            <w:webHidden/>
          </w:rPr>
          <w:t>23</w:t>
        </w:r>
        <w:r w:rsidR="00031003">
          <w:rPr>
            <w:noProof/>
            <w:webHidden/>
          </w:rPr>
          <w:fldChar w:fldCharType="end"/>
        </w:r>
      </w:hyperlink>
    </w:p>
    <w:p w14:paraId="3EDB7D71" w14:textId="61F5378A" w:rsidR="006A3F86" w:rsidRPr="006A3F86" w:rsidRDefault="00031003" w:rsidP="00031003">
      <w:pPr>
        <w:pStyle w:val="TableofFigures"/>
        <w:tabs>
          <w:tab w:val="right" w:leader="dot" w:pos="7927"/>
        </w:tabs>
        <w:rPr>
          <w:rFonts w:ascii="Times New Roman" w:hAnsi="Times New Roman" w:cs="Times New Roman"/>
          <w:sz w:val="24"/>
          <w:szCs w:val="24"/>
          <w:lang w:val="en-US"/>
        </w:rPr>
      </w:pPr>
      <w:r>
        <w:fldChar w:fldCharType="end"/>
      </w:r>
    </w:p>
    <w:p w14:paraId="076CF048" w14:textId="77777777" w:rsidR="0009180E" w:rsidRDefault="0009180E">
      <w:pPr>
        <w:rPr>
          <w:rFonts w:ascii="Times New Roman" w:eastAsia="SimSun" w:hAnsi="Times New Roman" w:cs="Times New Roman"/>
          <w:b/>
          <w:bCs/>
          <w:sz w:val="32"/>
          <w:szCs w:val="32"/>
        </w:rPr>
      </w:pPr>
      <w:bookmarkStart w:id="16" w:name="_Toc147990097"/>
      <w:r>
        <w:rPr>
          <w:rFonts w:ascii="Times New Roman" w:hAnsi="Times New Roman" w:cs="Times New Roman"/>
          <w:b/>
          <w:bCs/>
        </w:rPr>
        <w:br w:type="page"/>
      </w:r>
    </w:p>
    <w:p w14:paraId="59A2FFD7" w14:textId="77777777" w:rsidR="00893AB7" w:rsidRDefault="00893AB7" w:rsidP="002C0F93">
      <w:pPr>
        <w:pStyle w:val="Heading1"/>
        <w:numPr>
          <w:ilvl w:val="0"/>
          <w:numId w:val="0"/>
        </w:numPr>
        <w:ind w:left="432"/>
        <w:jc w:val="center"/>
        <w:rPr>
          <w:ins w:id="17" w:author="Pipit Novita" w:date="2023-10-12T13:04:00Z"/>
          <w:rFonts w:ascii="Times New Roman" w:hAnsi="Times New Roman" w:cs="Times New Roman"/>
          <w:b/>
          <w:bCs/>
          <w:color w:val="auto"/>
        </w:rPr>
        <w:sectPr w:rsidR="00893AB7" w:rsidSect="00276BAE">
          <w:pgSz w:w="11906" w:h="16838"/>
          <w:pgMar w:top="2268" w:right="1701" w:bottom="1701" w:left="2268" w:header="709" w:footer="709" w:gutter="0"/>
          <w:pgNumType w:fmt="lowerRoman" w:start="5"/>
          <w:cols w:space="708"/>
          <w:titlePg/>
          <w:docGrid w:linePitch="360"/>
        </w:sectPr>
      </w:pPr>
    </w:p>
    <w:p w14:paraId="3AF0DA28" w14:textId="794AA217" w:rsidR="00C94F59" w:rsidRPr="002C0F93" w:rsidRDefault="00C94F59" w:rsidP="002C0F93">
      <w:pPr>
        <w:pStyle w:val="Heading1"/>
        <w:numPr>
          <w:ilvl w:val="0"/>
          <w:numId w:val="0"/>
        </w:numPr>
        <w:ind w:left="432"/>
        <w:jc w:val="center"/>
        <w:rPr>
          <w:rFonts w:ascii="Times New Roman" w:hAnsi="Times New Roman" w:cs="Times New Roman"/>
          <w:b/>
          <w:bCs/>
          <w:color w:val="auto"/>
        </w:rPr>
      </w:pPr>
      <w:bookmarkStart w:id="18" w:name="_Toc148013429"/>
      <w:bookmarkStart w:id="19" w:name="_Toc148013531"/>
      <w:r w:rsidRPr="002C0F93">
        <w:rPr>
          <w:rFonts w:ascii="Times New Roman" w:hAnsi="Times New Roman" w:cs="Times New Roman"/>
          <w:b/>
          <w:bCs/>
          <w:color w:val="auto"/>
        </w:rPr>
        <w:lastRenderedPageBreak/>
        <w:t>DAFTAR LAMPIRAN</w:t>
      </w:r>
      <w:bookmarkEnd w:id="16"/>
      <w:bookmarkEnd w:id="18"/>
      <w:bookmarkEnd w:id="19"/>
      <w:r w:rsidR="0009180E">
        <w:rPr>
          <w:rFonts w:ascii="Times New Roman" w:hAnsi="Times New Roman" w:cs="Times New Roman"/>
          <w:b/>
          <w:bCs/>
          <w:color w:val="auto"/>
        </w:rPr>
        <w:br/>
      </w:r>
    </w:p>
    <w:p w14:paraId="3A67321C" w14:textId="5139304B" w:rsidR="00A77B39" w:rsidRDefault="00A77B39">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TOC \h \z \c "Lampiran" </w:instrText>
      </w:r>
      <w:r>
        <w:rPr>
          <w:rFonts w:ascii="Times New Roman" w:hAnsi="Times New Roman" w:cs="Times New Roman"/>
          <w:noProof/>
          <w:sz w:val="24"/>
          <w:szCs w:val="24"/>
        </w:rPr>
        <w:fldChar w:fldCharType="separate"/>
      </w:r>
      <w:hyperlink w:anchor="_Toc148013823" w:history="1">
        <w:r w:rsidRPr="008223C2">
          <w:rPr>
            <w:rStyle w:val="Hyperlink"/>
            <w:rFonts w:ascii="Times New Roman" w:hAnsi="Times New Roman" w:cs="Times New Roman"/>
            <w:b/>
            <w:bCs/>
            <w:noProof/>
          </w:rPr>
          <w:t>Lampiran 1</w:t>
        </w:r>
        <w:r w:rsidRPr="008223C2">
          <w:rPr>
            <w:rStyle w:val="Hyperlink"/>
            <w:rFonts w:ascii="Times New Roman" w:hAnsi="Times New Roman" w:cs="Times New Roman"/>
            <w:b/>
            <w:bCs/>
            <w:noProof/>
            <w:lang w:val="en-US"/>
          </w:rPr>
          <w:t xml:space="preserve"> Absensi Harian PKL</w:t>
        </w:r>
        <w:r>
          <w:rPr>
            <w:noProof/>
            <w:webHidden/>
          </w:rPr>
          <w:tab/>
        </w:r>
        <w:r>
          <w:rPr>
            <w:noProof/>
            <w:webHidden/>
          </w:rPr>
          <w:fldChar w:fldCharType="begin"/>
        </w:r>
        <w:r>
          <w:rPr>
            <w:noProof/>
            <w:webHidden/>
          </w:rPr>
          <w:instrText xml:space="preserve"> PAGEREF _Toc148013823 \h </w:instrText>
        </w:r>
        <w:r>
          <w:rPr>
            <w:noProof/>
            <w:webHidden/>
          </w:rPr>
        </w:r>
        <w:r>
          <w:rPr>
            <w:noProof/>
            <w:webHidden/>
          </w:rPr>
          <w:fldChar w:fldCharType="separate"/>
        </w:r>
        <w:r>
          <w:rPr>
            <w:noProof/>
            <w:webHidden/>
          </w:rPr>
          <w:t>23</w:t>
        </w:r>
        <w:r>
          <w:rPr>
            <w:noProof/>
            <w:webHidden/>
          </w:rPr>
          <w:fldChar w:fldCharType="end"/>
        </w:r>
      </w:hyperlink>
    </w:p>
    <w:p w14:paraId="23FA363D" w14:textId="4FE00BFF" w:rsidR="00A77B39" w:rsidRDefault="00B24FFD">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48013824" w:history="1">
        <w:r w:rsidR="00A77B39" w:rsidRPr="008223C2">
          <w:rPr>
            <w:rStyle w:val="Hyperlink"/>
            <w:rFonts w:ascii="Times New Roman" w:hAnsi="Times New Roman" w:cs="Times New Roman"/>
            <w:b/>
            <w:bCs/>
            <w:noProof/>
          </w:rPr>
          <w:t>Lampiran 2</w:t>
        </w:r>
        <w:r w:rsidR="00A77B39" w:rsidRPr="008223C2">
          <w:rPr>
            <w:rStyle w:val="Hyperlink"/>
            <w:rFonts w:ascii="Times New Roman" w:hAnsi="Times New Roman" w:cs="Times New Roman"/>
            <w:b/>
            <w:bCs/>
            <w:noProof/>
            <w:lang w:val="en-US"/>
          </w:rPr>
          <w:t xml:space="preserve"> Sertifikat PKL</w:t>
        </w:r>
        <w:r w:rsidR="00A77B39">
          <w:rPr>
            <w:noProof/>
            <w:webHidden/>
          </w:rPr>
          <w:tab/>
        </w:r>
        <w:r w:rsidR="00A77B39">
          <w:rPr>
            <w:noProof/>
            <w:webHidden/>
          </w:rPr>
          <w:fldChar w:fldCharType="begin"/>
        </w:r>
        <w:r w:rsidR="00A77B39">
          <w:rPr>
            <w:noProof/>
            <w:webHidden/>
          </w:rPr>
          <w:instrText xml:space="preserve"> PAGEREF _Toc148013824 \h </w:instrText>
        </w:r>
        <w:r w:rsidR="00A77B39">
          <w:rPr>
            <w:noProof/>
            <w:webHidden/>
          </w:rPr>
        </w:r>
        <w:r w:rsidR="00A77B39">
          <w:rPr>
            <w:noProof/>
            <w:webHidden/>
          </w:rPr>
          <w:fldChar w:fldCharType="separate"/>
        </w:r>
        <w:r w:rsidR="00A77B39">
          <w:rPr>
            <w:noProof/>
            <w:webHidden/>
          </w:rPr>
          <w:t>23</w:t>
        </w:r>
        <w:r w:rsidR="00A77B39">
          <w:rPr>
            <w:noProof/>
            <w:webHidden/>
          </w:rPr>
          <w:fldChar w:fldCharType="end"/>
        </w:r>
      </w:hyperlink>
    </w:p>
    <w:p w14:paraId="50FF825F" w14:textId="18E5D4D5" w:rsidR="00A77B39" w:rsidRDefault="00B24FFD">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48013825" w:history="1">
        <w:r w:rsidR="00A77B39" w:rsidRPr="008223C2">
          <w:rPr>
            <w:rStyle w:val="Hyperlink"/>
            <w:rFonts w:ascii="Times New Roman" w:hAnsi="Times New Roman" w:cs="Times New Roman"/>
            <w:b/>
            <w:bCs/>
            <w:noProof/>
          </w:rPr>
          <w:t>Lampiran 3</w:t>
        </w:r>
        <w:r w:rsidR="00A77B39" w:rsidRPr="008223C2">
          <w:rPr>
            <w:rStyle w:val="Hyperlink"/>
            <w:rFonts w:ascii="Times New Roman" w:hAnsi="Times New Roman" w:cs="Times New Roman"/>
            <w:b/>
            <w:bCs/>
            <w:noProof/>
            <w:lang w:val="en-US"/>
          </w:rPr>
          <w:t xml:space="preserve"> Kartu Bimbingan PKL</w:t>
        </w:r>
        <w:r w:rsidR="00A77B39">
          <w:rPr>
            <w:noProof/>
            <w:webHidden/>
          </w:rPr>
          <w:tab/>
        </w:r>
        <w:r w:rsidR="00A77B39">
          <w:rPr>
            <w:noProof/>
            <w:webHidden/>
          </w:rPr>
          <w:fldChar w:fldCharType="begin"/>
        </w:r>
        <w:r w:rsidR="00A77B39">
          <w:rPr>
            <w:noProof/>
            <w:webHidden/>
          </w:rPr>
          <w:instrText xml:space="preserve"> PAGEREF _Toc148013825 \h </w:instrText>
        </w:r>
        <w:r w:rsidR="00A77B39">
          <w:rPr>
            <w:noProof/>
            <w:webHidden/>
          </w:rPr>
        </w:r>
        <w:r w:rsidR="00A77B39">
          <w:rPr>
            <w:noProof/>
            <w:webHidden/>
          </w:rPr>
          <w:fldChar w:fldCharType="separate"/>
        </w:r>
        <w:r w:rsidR="00A77B39">
          <w:rPr>
            <w:noProof/>
            <w:webHidden/>
          </w:rPr>
          <w:t>23</w:t>
        </w:r>
        <w:r w:rsidR="00A77B39">
          <w:rPr>
            <w:noProof/>
            <w:webHidden/>
          </w:rPr>
          <w:fldChar w:fldCharType="end"/>
        </w:r>
      </w:hyperlink>
    </w:p>
    <w:p w14:paraId="52C25A7B" w14:textId="753969E6" w:rsidR="00A85EBE" w:rsidRDefault="00A77B39" w:rsidP="00A85EBE">
      <w:pPr>
        <w:pStyle w:val="TOC2"/>
        <w:tabs>
          <w:tab w:val="right" w:leader="dot" w:pos="7938"/>
        </w:tabs>
        <w:rPr>
          <w:rFonts w:ascii="Times New Roman" w:hAnsi="Times New Roman" w:cs="Times New Roman"/>
          <w:noProof/>
          <w:sz w:val="24"/>
          <w:szCs w:val="24"/>
        </w:rPr>
      </w:pPr>
      <w:r>
        <w:rPr>
          <w:rFonts w:ascii="Times New Roman" w:hAnsi="Times New Roman" w:cs="Times New Roman"/>
          <w:noProof/>
          <w:sz w:val="24"/>
          <w:szCs w:val="24"/>
        </w:rPr>
        <w:fldChar w:fldCharType="end"/>
      </w:r>
    </w:p>
    <w:p w14:paraId="52A400A2" w14:textId="77777777" w:rsidR="002669BD" w:rsidRDefault="002669BD" w:rsidP="002669BD">
      <w:pPr>
        <w:spacing w:line="360" w:lineRule="auto"/>
        <w:rPr>
          <w:rFonts w:ascii="Times New Roman" w:hAnsi="Times New Roman" w:cs="Times New Roman"/>
          <w:b/>
          <w:bCs/>
          <w:sz w:val="32"/>
          <w:szCs w:val="32"/>
          <w:lang w:val="en-US"/>
        </w:rPr>
      </w:pPr>
    </w:p>
    <w:p w14:paraId="27E206AA" w14:textId="77777777" w:rsidR="00756E70" w:rsidRDefault="00756E70" w:rsidP="002669BD">
      <w:pPr>
        <w:spacing w:line="360" w:lineRule="auto"/>
        <w:rPr>
          <w:rFonts w:ascii="Times New Roman" w:hAnsi="Times New Roman" w:cs="Times New Roman"/>
          <w:b/>
          <w:bCs/>
          <w:sz w:val="32"/>
          <w:szCs w:val="32"/>
          <w:lang w:val="en-US"/>
        </w:rPr>
      </w:pPr>
    </w:p>
    <w:p w14:paraId="4D782818" w14:textId="77777777" w:rsidR="00756E70" w:rsidRDefault="00756E70" w:rsidP="002669BD">
      <w:pPr>
        <w:spacing w:line="360" w:lineRule="auto"/>
        <w:rPr>
          <w:rFonts w:ascii="Times New Roman" w:hAnsi="Times New Roman" w:cs="Times New Roman"/>
          <w:b/>
          <w:bCs/>
          <w:sz w:val="32"/>
          <w:szCs w:val="32"/>
          <w:lang w:val="en-US"/>
        </w:rPr>
      </w:pPr>
    </w:p>
    <w:p w14:paraId="18C1B25E" w14:textId="77777777" w:rsidR="00756E70" w:rsidRDefault="00756E70" w:rsidP="002669BD">
      <w:pPr>
        <w:spacing w:line="360" w:lineRule="auto"/>
        <w:rPr>
          <w:rFonts w:ascii="Times New Roman" w:hAnsi="Times New Roman" w:cs="Times New Roman"/>
          <w:b/>
          <w:bCs/>
          <w:sz w:val="32"/>
          <w:szCs w:val="32"/>
          <w:lang w:val="en-US"/>
        </w:rPr>
      </w:pPr>
    </w:p>
    <w:p w14:paraId="2FD50907" w14:textId="77777777" w:rsidR="00756E70" w:rsidRDefault="00756E70" w:rsidP="002669BD">
      <w:pPr>
        <w:spacing w:line="360" w:lineRule="auto"/>
        <w:rPr>
          <w:rFonts w:ascii="Times New Roman" w:hAnsi="Times New Roman" w:cs="Times New Roman"/>
          <w:b/>
          <w:bCs/>
          <w:sz w:val="32"/>
          <w:szCs w:val="32"/>
          <w:lang w:val="en-US"/>
        </w:rPr>
      </w:pPr>
    </w:p>
    <w:p w14:paraId="5A73D7D2" w14:textId="77777777" w:rsidR="002669BD" w:rsidRDefault="002669BD" w:rsidP="002669BD">
      <w:pPr>
        <w:spacing w:line="360" w:lineRule="auto"/>
        <w:rPr>
          <w:rFonts w:ascii="Times New Roman" w:hAnsi="Times New Roman" w:cs="Times New Roman"/>
          <w:b/>
          <w:bCs/>
          <w:sz w:val="32"/>
          <w:szCs w:val="32"/>
          <w:lang w:val="en-US"/>
        </w:rPr>
      </w:pPr>
    </w:p>
    <w:p w14:paraId="1D9C7CED" w14:textId="77777777" w:rsidR="007F6078" w:rsidRDefault="007F6078" w:rsidP="002669BD">
      <w:pPr>
        <w:spacing w:line="360" w:lineRule="auto"/>
        <w:rPr>
          <w:rFonts w:ascii="Times New Roman" w:hAnsi="Times New Roman" w:cs="Times New Roman"/>
          <w:b/>
          <w:bCs/>
          <w:sz w:val="32"/>
          <w:szCs w:val="32"/>
          <w:lang w:val="en-US"/>
        </w:rPr>
      </w:pPr>
    </w:p>
    <w:p w14:paraId="73929E06" w14:textId="77777777" w:rsidR="007F6078" w:rsidRDefault="007F6078" w:rsidP="002669BD">
      <w:pPr>
        <w:spacing w:line="360" w:lineRule="auto"/>
        <w:rPr>
          <w:rFonts w:ascii="Times New Roman" w:hAnsi="Times New Roman" w:cs="Times New Roman"/>
          <w:b/>
          <w:bCs/>
          <w:sz w:val="32"/>
          <w:szCs w:val="32"/>
          <w:lang w:val="en-US"/>
        </w:rPr>
      </w:pPr>
    </w:p>
    <w:p w14:paraId="3568A5EF" w14:textId="0AB29C91" w:rsidR="00612D48" w:rsidRPr="00C53D75" w:rsidRDefault="00A85EBE" w:rsidP="00A85EBE">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5F1CCDF2" w14:textId="77777777" w:rsidR="00893AB7" w:rsidRDefault="00893AB7" w:rsidP="00AB51C1">
      <w:pPr>
        <w:pStyle w:val="Heading1"/>
        <w:numPr>
          <w:ilvl w:val="0"/>
          <w:numId w:val="0"/>
        </w:numPr>
        <w:spacing w:before="0" w:line="360" w:lineRule="auto"/>
        <w:ind w:left="432"/>
        <w:jc w:val="center"/>
        <w:rPr>
          <w:ins w:id="20" w:author="Pipit Novita" w:date="2023-10-12T13:05:00Z"/>
          <w:rFonts w:ascii="Times New Roman" w:hAnsi="Times New Roman" w:cs="Times New Roman"/>
          <w:b/>
          <w:bCs/>
          <w:color w:val="auto"/>
        </w:rPr>
        <w:sectPr w:rsidR="00893AB7" w:rsidSect="00276BAE">
          <w:pgSz w:w="11906" w:h="16838"/>
          <w:pgMar w:top="2268" w:right="1701" w:bottom="1701" w:left="2268" w:header="709" w:footer="709" w:gutter="0"/>
          <w:pgNumType w:fmt="lowerRoman" w:start="6"/>
          <w:cols w:space="708"/>
          <w:titlePg/>
          <w:docGrid w:linePitch="360"/>
        </w:sectPr>
      </w:pPr>
      <w:bookmarkStart w:id="21" w:name="_Toc81356295"/>
      <w:bookmarkStart w:id="22" w:name="_Toc81362913"/>
      <w:bookmarkStart w:id="23" w:name="_Toc147990098"/>
    </w:p>
    <w:p w14:paraId="5C5891BF" w14:textId="012D18E2" w:rsidR="00E447C9" w:rsidRPr="00AB51C1" w:rsidRDefault="00C53D75" w:rsidP="00AB51C1">
      <w:pPr>
        <w:pStyle w:val="Heading1"/>
        <w:numPr>
          <w:ilvl w:val="0"/>
          <w:numId w:val="0"/>
        </w:numPr>
        <w:spacing w:before="0" w:line="360" w:lineRule="auto"/>
        <w:ind w:left="432"/>
        <w:jc w:val="center"/>
        <w:rPr>
          <w:rFonts w:ascii="Times New Roman" w:hAnsi="Times New Roman" w:cs="Times New Roman"/>
          <w:b/>
          <w:bCs/>
          <w:color w:val="auto"/>
        </w:rPr>
      </w:pPr>
      <w:bookmarkStart w:id="24" w:name="_Toc148013430"/>
      <w:bookmarkStart w:id="25" w:name="_Toc148013532"/>
      <w:r w:rsidRPr="00AB51C1">
        <w:rPr>
          <w:rFonts w:ascii="Times New Roman" w:hAnsi="Times New Roman" w:cs="Times New Roman"/>
          <w:b/>
          <w:bCs/>
          <w:color w:val="auto"/>
        </w:rPr>
        <w:lastRenderedPageBreak/>
        <w:t xml:space="preserve">BAB </w:t>
      </w:r>
      <w:bookmarkEnd w:id="21"/>
      <w:bookmarkEnd w:id="22"/>
      <w:r w:rsidRPr="00AB51C1">
        <w:rPr>
          <w:rFonts w:ascii="Times New Roman" w:hAnsi="Times New Roman" w:cs="Times New Roman"/>
          <w:b/>
          <w:bCs/>
          <w:color w:val="auto"/>
        </w:rPr>
        <w:t>I</w:t>
      </w:r>
      <w:bookmarkStart w:id="26" w:name="_Toc81356296"/>
      <w:bookmarkStart w:id="27" w:name="_Toc81362914"/>
      <w:r w:rsidRPr="00AB51C1">
        <w:rPr>
          <w:rFonts w:ascii="Times New Roman" w:hAnsi="Times New Roman" w:cs="Times New Roman"/>
          <w:b/>
          <w:bCs/>
          <w:color w:val="auto"/>
        </w:rPr>
        <w:br/>
        <w:t>PENDAHULUAN</w:t>
      </w:r>
      <w:bookmarkEnd w:id="23"/>
      <w:bookmarkEnd w:id="24"/>
      <w:bookmarkEnd w:id="25"/>
      <w:bookmarkEnd w:id="26"/>
      <w:bookmarkEnd w:id="27"/>
    </w:p>
    <w:p w14:paraId="01F8D85C" w14:textId="77777777" w:rsidR="00A85EBE" w:rsidRPr="00A85EBE" w:rsidRDefault="00A85EBE" w:rsidP="00C92234">
      <w:pPr>
        <w:pStyle w:val="JUDUL"/>
        <w:spacing w:after="0" w:line="360" w:lineRule="auto"/>
      </w:pPr>
    </w:p>
    <w:p w14:paraId="30E960B1" w14:textId="31B75583" w:rsidR="00C53D75" w:rsidRPr="00AB51C1" w:rsidRDefault="00A85EBE" w:rsidP="00AB51C1">
      <w:pPr>
        <w:pStyle w:val="Heading2"/>
        <w:spacing w:before="0" w:line="360" w:lineRule="auto"/>
        <w:rPr>
          <w:rFonts w:ascii="Times New Roman" w:hAnsi="Times New Roman" w:cs="Times New Roman"/>
          <w:b/>
          <w:bCs/>
          <w:color w:val="auto"/>
        </w:rPr>
      </w:pPr>
      <w:bookmarkStart w:id="28" w:name="_Toc147990099"/>
      <w:bookmarkStart w:id="29" w:name="_Toc148013431"/>
      <w:bookmarkStart w:id="30" w:name="_Toc148013533"/>
      <w:r w:rsidRPr="00AB51C1">
        <w:rPr>
          <w:rFonts w:ascii="Times New Roman" w:hAnsi="Times New Roman" w:cs="Times New Roman"/>
          <w:b/>
          <w:bCs/>
          <w:color w:val="auto"/>
        </w:rPr>
        <w:t>Latar Belakang</w:t>
      </w:r>
      <w:bookmarkEnd w:id="28"/>
      <w:bookmarkEnd w:id="29"/>
      <w:bookmarkEnd w:id="30"/>
    </w:p>
    <w:p w14:paraId="0A114BAC" w14:textId="3ACB4C3D" w:rsidR="000378D6" w:rsidRDefault="00AA3FE0" w:rsidP="00EF7E0E">
      <w:pPr>
        <w:pStyle w:val="SUBJUDUL"/>
        <w:numPr>
          <w:ilvl w:val="0"/>
          <w:numId w:val="0"/>
        </w:numPr>
        <w:ind w:left="567" w:firstLine="567"/>
        <w:jc w:val="both"/>
        <w:rPr>
          <w:b w:val="0"/>
          <w:bCs w:val="0"/>
        </w:rPr>
      </w:pPr>
      <w:proofErr w:type="spellStart"/>
      <w:r w:rsidRPr="000378D6">
        <w:rPr>
          <w:b w:val="0"/>
          <w:bCs w:val="0"/>
        </w:rPr>
        <w:t>Sebagai</w:t>
      </w:r>
      <w:proofErr w:type="spellEnd"/>
      <w:r w:rsidRPr="000378D6">
        <w:rPr>
          <w:b w:val="0"/>
          <w:bCs w:val="0"/>
        </w:rPr>
        <w:t xml:space="preserve"> </w:t>
      </w:r>
      <w:proofErr w:type="spellStart"/>
      <w:r w:rsidRPr="000378D6">
        <w:rPr>
          <w:b w:val="0"/>
          <w:bCs w:val="0"/>
        </w:rPr>
        <w:t>sebuah</w:t>
      </w:r>
      <w:proofErr w:type="spellEnd"/>
      <w:r w:rsidRPr="000378D6">
        <w:rPr>
          <w:b w:val="0"/>
          <w:bCs w:val="0"/>
        </w:rPr>
        <w:t xml:space="preserve"> </w:t>
      </w:r>
      <w:proofErr w:type="spellStart"/>
      <w:r w:rsidRPr="000378D6">
        <w:rPr>
          <w:b w:val="0"/>
          <w:bCs w:val="0"/>
        </w:rPr>
        <w:t>sistem</w:t>
      </w:r>
      <w:proofErr w:type="spellEnd"/>
      <w:r w:rsidRPr="000378D6">
        <w:rPr>
          <w:b w:val="0"/>
          <w:bCs w:val="0"/>
        </w:rPr>
        <w:t xml:space="preserve">, </w:t>
      </w:r>
      <w:proofErr w:type="spellStart"/>
      <w:r w:rsidRPr="000378D6">
        <w:rPr>
          <w:b w:val="0"/>
          <w:bCs w:val="0"/>
        </w:rPr>
        <w:t>perpustakaan</w:t>
      </w:r>
      <w:proofErr w:type="spellEnd"/>
      <w:r w:rsidRPr="000378D6">
        <w:rPr>
          <w:b w:val="0"/>
          <w:bCs w:val="0"/>
        </w:rPr>
        <w:t xml:space="preserve"> </w:t>
      </w:r>
      <w:proofErr w:type="spellStart"/>
      <w:r w:rsidRPr="000378D6">
        <w:rPr>
          <w:b w:val="0"/>
          <w:bCs w:val="0"/>
        </w:rPr>
        <w:t>terdiri</w:t>
      </w:r>
      <w:proofErr w:type="spellEnd"/>
      <w:r w:rsidRPr="000378D6">
        <w:rPr>
          <w:b w:val="0"/>
          <w:bCs w:val="0"/>
        </w:rPr>
        <w:t xml:space="preserve"> </w:t>
      </w:r>
      <w:proofErr w:type="spellStart"/>
      <w:r w:rsidRPr="000378D6">
        <w:rPr>
          <w:b w:val="0"/>
          <w:bCs w:val="0"/>
        </w:rPr>
        <w:t>dari</w:t>
      </w:r>
      <w:proofErr w:type="spellEnd"/>
      <w:r w:rsidRPr="000378D6">
        <w:rPr>
          <w:b w:val="0"/>
          <w:bCs w:val="0"/>
        </w:rPr>
        <w:t xml:space="preserve"> </w:t>
      </w:r>
      <w:proofErr w:type="spellStart"/>
      <w:r w:rsidRPr="000378D6">
        <w:rPr>
          <w:b w:val="0"/>
          <w:bCs w:val="0"/>
        </w:rPr>
        <w:t>beberapa</w:t>
      </w:r>
      <w:proofErr w:type="spellEnd"/>
      <w:r w:rsidRPr="000378D6">
        <w:rPr>
          <w:b w:val="0"/>
          <w:bCs w:val="0"/>
        </w:rPr>
        <w:t xml:space="preserve"> unit </w:t>
      </w:r>
      <w:proofErr w:type="spellStart"/>
      <w:r w:rsidRPr="000378D6">
        <w:rPr>
          <w:b w:val="0"/>
          <w:bCs w:val="0"/>
        </w:rPr>
        <w:t>kerja</w:t>
      </w:r>
      <w:proofErr w:type="spellEnd"/>
      <w:r w:rsidRPr="000378D6">
        <w:rPr>
          <w:b w:val="0"/>
          <w:bCs w:val="0"/>
        </w:rPr>
        <w:t xml:space="preserve"> </w:t>
      </w:r>
      <w:proofErr w:type="spellStart"/>
      <w:r w:rsidRPr="000378D6">
        <w:rPr>
          <w:b w:val="0"/>
          <w:bCs w:val="0"/>
        </w:rPr>
        <w:t>atau</w:t>
      </w:r>
      <w:proofErr w:type="spellEnd"/>
      <w:r w:rsidRPr="000378D6">
        <w:rPr>
          <w:b w:val="0"/>
          <w:bCs w:val="0"/>
        </w:rPr>
        <w:t xml:space="preserve"> </w:t>
      </w:r>
      <w:proofErr w:type="spellStart"/>
      <w:r w:rsidRPr="000378D6">
        <w:rPr>
          <w:b w:val="0"/>
          <w:bCs w:val="0"/>
        </w:rPr>
        <w:t>bagian</w:t>
      </w:r>
      <w:proofErr w:type="spellEnd"/>
      <w:r w:rsidRPr="000378D6">
        <w:rPr>
          <w:b w:val="0"/>
          <w:bCs w:val="0"/>
        </w:rPr>
        <w:t xml:space="preserve"> yang </w:t>
      </w:r>
      <w:proofErr w:type="spellStart"/>
      <w:r w:rsidRPr="000378D6">
        <w:rPr>
          <w:b w:val="0"/>
          <w:bCs w:val="0"/>
        </w:rPr>
        <w:t>terintregasikan</w:t>
      </w:r>
      <w:proofErr w:type="spellEnd"/>
      <w:r w:rsidRPr="000378D6">
        <w:rPr>
          <w:b w:val="0"/>
          <w:bCs w:val="0"/>
        </w:rPr>
        <w:t xml:space="preserve"> </w:t>
      </w:r>
      <w:proofErr w:type="spellStart"/>
      <w:r w:rsidRPr="000378D6">
        <w:rPr>
          <w:b w:val="0"/>
          <w:bCs w:val="0"/>
        </w:rPr>
        <w:t>melalui</w:t>
      </w:r>
      <w:proofErr w:type="spellEnd"/>
      <w:r w:rsidRPr="000378D6">
        <w:rPr>
          <w:b w:val="0"/>
          <w:bCs w:val="0"/>
        </w:rPr>
        <w:t xml:space="preserve"> </w:t>
      </w:r>
      <w:proofErr w:type="spellStart"/>
      <w:r w:rsidRPr="000378D6">
        <w:rPr>
          <w:b w:val="0"/>
          <w:bCs w:val="0"/>
        </w:rPr>
        <w:t>sistem</w:t>
      </w:r>
      <w:proofErr w:type="spellEnd"/>
      <w:r w:rsidRPr="000378D6">
        <w:rPr>
          <w:b w:val="0"/>
          <w:bCs w:val="0"/>
        </w:rPr>
        <w:t xml:space="preserve"> yang </w:t>
      </w:r>
      <w:proofErr w:type="spellStart"/>
      <w:r w:rsidRPr="000378D6">
        <w:rPr>
          <w:b w:val="0"/>
          <w:bCs w:val="0"/>
        </w:rPr>
        <w:t>dipakai</w:t>
      </w:r>
      <w:proofErr w:type="spellEnd"/>
      <w:r w:rsidRPr="000378D6">
        <w:rPr>
          <w:b w:val="0"/>
          <w:bCs w:val="0"/>
        </w:rPr>
        <w:t xml:space="preserve"> </w:t>
      </w:r>
      <w:proofErr w:type="spellStart"/>
      <w:r w:rsidRPr="000378D6">
        <w:rPr>
          <w:b w:val="0"/>
          <w:bCs w:val="0"/>
        </w:rPr>
        <w:t>untuk</w:t>
      </w:r>
      <w:proofErr w:type="spellEnd"/>
      <w:r w:rsidRPr="000378D6">
        <w:rPr>
          <w:b w:val="0"/>
          <w:bCs w:val="0"/>
        </w:rPr>
        <w:t xml:space="preserve"> </w:t>
      </w:r>
      <w:proofErr w:type="spellStart"/>
      <w:r w:rsidRPr="000378D6">
        <w:rPr>
          <w:b w:val="0"/>
          <w:bCs w:val="0"/>
        </w:rPr>
        <w:t>pengolahan</w:t>
      </w:r>
      <w:proofErr w:type="spellEnd"/>
      <w:r w:rsidRPr="000378D6">
        <w:rPr>
          <w:b w:val="0"/>
          <w:bCs w:val="0"/>
        </w:rPr>
        <w:t xml:space="preserve">, </w:t>
      </w:r>
      <w:proofErr w:type="spellStart"/>
      <w:r w:rsidRPr="000378D6">
        <w:rPr>
          <w:b w:val="0"/>
          <w:bCs w:val="0"/>
        </w:rPr>
        <w:t>penyusunan</w:t>
      </w:r>
      <w:proofErr w:type="spellEnd"/>
      <w:r w:rsidRPr="000378D6">
        <w:rPr>
          <w:b w:val="0"/>
          <w:bCs w:val="0"/>
        </w:rPr>
        <w:t xml:space="preserve"> dan </w:t>
      </w:r>
      <w:proofErr w:type="spellStart"/>
      <w:r w:rsidRPr="000378D6">
        <w:rPr>
          <w:b w:val="0"/>
          <w:bCs w:val="0"/>
        </w:rPr>
        <w:t>pelayanan</w:t>
      </w:r>
      <w:proofErr w:type="spellEnd"/>
      <w:r w:rsidRPr="000378D6">
        <w:rPr>
          <w:b w:val="0"/>
          <w:bCs w:val="0"/>
        </w:rPr>
        <w:t xml:space="preserve"> </w:t>
      </w:r>
      <w:proofErr w:type="spellStart"/>
      <w:r w:rsidRPr="000378D6">
        <w:rPr>
          <w:b w:val="0"/>
          <w:bCs w:val="0"/>
        </w:rPr>
        <w:t>koleksi</w:t>
      </w:r>
      <w:proofErr w:type="spellEnd"/>
      <w:r w:rsidRPr="000378D6">
        <w:rPr>
          <w:b w:val="0"/>
          <w:bCs w:val="0"/>
        </w:rPr>
        <w:t xml:space="preserve"> yang </w:t>
      </w:r>
      <w:proofErr w:type="spellStart"/>
      <w:r w:rsidRPr="000378D6">
        <w:rPr>
          <w:b w:val="0"/>
          <w:bCs w:val="0"/>
        </w:rPr>
        <w:t>mendukung</w:t>
      </w:r>
      <w:proofErr w:type="spellEnd"/>
      <w:r w:rsidRPr="000378D6">
        <w:rPr>
          <w:b w:val="0"/>
          <w:bCs w:val="0"/>
        </w:rPr>
        <w:t xml:space="preserve"> </w:t>
      </w:r>
      <w:proofErr w:type="spellStart"/>
      <w:r w:rsidRPr="000378D6">
        <w:rPr>
          <w:b w:val="0"/>
          <w:bCs w:val="0"/>
        </w:rPr>
        <w:t>berjalannya</w:t>
      </w:r>
      <w:proofErr w:type="spellEnd"/>
      <w:r w:rsidRPr="000378D6">
        <w:rPr>
          <w:b w:val="0"/>
          <w:bCs w:val="0"/>
        </w:rPr>
        <w:t xml:space="preserve"> </w:t>
      </w:r>
      <w:proofErr w:type="spellStart"/>
      <w:r w:rsidRPr="000378D6">
        <w:rPr>
          <w:b w:val="0"/>
          <w:bCs w:val="0"/>
        </w:rPr>
        <w:t>fungsi-fungsi</w:t>
      </w:r>
      <w:proofErr w:type="spellEnd"/>
      <w:r w:rsidRPr="000378D6">
        <w:rPr>
          <w:b w:val="0"/>
          <w:bCs w:val="0"/>
        </w:rPr>
        <w:t xml:space="preserve"> </w:t>
      </w:r>
      <w:proofErr w:type="spellStart"/>
      <w:r w:rsidRPr="000378D6">
        <w:rPr>
          <w:b w:val="0"/>
          <w:bCs w:val="0"/>
        </w:rPr>
        <w:t>perpustakaan</w:t>
      </w:r>
      <w:proofErr w:type="spellEnd"/>
      <w:r w:rsidRPr="000378D6">
        <w:rPr>
          <w:b w:val="0"/>
          <w:bCs w:val="0"/>
        </w:rPr>
        <w:t>,</w:t>
      </w:r>
      <w:r w:rsidR="00C5773F" w:rsidRPr="000378D6">
        <w:rPr>
          <w:b w:val="0"/>
          <w:bCs w:val="0"/>
        </w:rPr>
        <w:t xml:space="preserve"> </w:t>
      </w:r>
      <w:proofErr w:type="spellStart"/>
      <w:r w:rsidR="00C5773F" w:rsidRPr="000378D6">
        <w:rPr>
          <w:b w:val="0"/>
          <w:bCs w:val="0"/>
        </w:rPr>
        <w:t>dalam</w:t>
      </w:r>
      <w:proofErr w:type="spellEnd"/>
      <w:r w:rsidR="00C5773F" w:rsidRPr="000378D6">
        <w:rPr>
          <w:b w:val="0"/>
          <w:bCs w:val="0"/>
        </w:rPr>
        <w:t xml:space="preserve"> </w:t>
      </w:r>
      <w:proofErr w:type="spellStart"/>
      <w:r w:rsidR="00C5773F" w:rsidRPr="000378D6">
        <w:rPr>
          <w:b w:val="0"/>
          <w:bCs w:val="0"/>
        </w:rPr>
        <w:t>perpustakaan</w:t>
      </w:r>
      <w:proofErr w:type="spellEnd"/>
      <w:r w:rsidR="00C5773F" w:rsidRPr="000378D6">
        <w:rPr>
          <w:b w:val="0"/>
          <w:bCs w:val="0"/>
        </w:rPr>
        <w:t xml:space="preserve"> </w:t>
      </w:r>
      <w:proofErr w:type="spellStart"/>
      <w:r w:rsidR="00C5773F" w:rsidRPr="000378D6">
        <w:rPr>
          <w:b w:val="0"/>
          <w:bCs w:val="0"/>
        </w:rPr>
        <w:t>setiap</w:t>
      </w:r>
      <w:proofErr w:type="spellEnd"/>
      <w:r w:rsidR="00C5773F" w:rsidRPr="000378D6">
        <w:rPr>
          <w:b w:val="0"/>
          <w:bCs w:val="0"/>
        </w:rPr>
        <w:t xml:space="preserve"> </w:t>
      </w:r>
      <w:proofErr w:type="spellStart"/>
      <w:r w:rsidR="00C5773F" w:rsidRPr="000378D6">
        <w:rPr>
          <w:b w:val="0"/>
          <w:bCs w:val="0"/>
        </w:rPr>
        <w:t>harinya</w:t>
      </w:r>
      <w:proofErr w:type="spellEnd"/>
      <w:r w:rsidR="00C5773F" w:rsidRPr="000378D6">
        <w:rPr>
          <w:b w:val="0"/>
          <w:bCs w:val="0"/>
        </w:rPr>
        <w:t xml:space="preserve"> </w:t>
      </w:r>
      <w:proofErr w:type="spellStart"/>
      <w:r w:rsidR="00C5773F" w:rsidRPr="000378D6">
        <w:rPr>
          <w:b w:val="0"/>
          <w:bCs w:val="0"/>
        </w:rPr>
        <w:t>pasti</w:t>
      </w:r>
      <w:proofErr w:type="spellEnd"/>
      <w:r w:rsidR="00C5773F" w:rsidRPr="000378D6">
        <w:rPr>
          <w:b w:val="0"/>
          <w:bCs w:val="0"/>
        </w:rPr>
        <w:t xml:space="preserve"> </w:t>
      </w:r>
      <w:proofErr w:type="spellStart"/>
      <w:r w:rsidR="00C5773F" w:rsidRPr="000378D6">
        <w:rPr>
          <w:b w:val="0"/>
          <w:bCs w:val="0"/>
        </w:rPr>
        <w:t>terdapat</w:t>
      </w:r>
      <w:proofErr w:type="spellEnd"/>
      <w:r w:rsidR="00C5773F" w:rsidRPr="000378D6">
        <w:rPr>
          <w:b w:val="0"/>
          <w:bCs w:val="0"/>
        </w:rPr>
        <w:t xml:space="preserve"> </w:t>
      </w:r>
      <w:proofErr w:type="spellStart"/>
      <w:r w:rsidR="00C5773F" w:rsidRPr="000378D6">
        <w:rPr>
          <w:b w:val="0"/>
          <w:bCs w:val="0"/>
        </w:rPr>
        <w:t>banyak</w:t>
      </w:r>
      <w:proofErr w:type="spellEnd"/>
      <w:r w:rsidR="00C5773F" w:rsidRPr="000378D6">
        <w:rPr>
          <w:b w:val="0"/>
          <w:bCs w:val="0"/>
        </w:rPr>
        <w:t xml:space="preserve"> orang yang </w:t>
      </w:r>
      <w:proofErr w:type="spellStart"/>
      <w:r w:rsidR="00C5773F" w:rsidRPr="000378D6">
        <w:rPr>
          <w:b w:val="0"/>
          <w:bCs w:val="0"/>
        </w:rPr>
        <w:t>melakukan</w:t>
      </w:r>
      <w:proofErr w:type="spellEnd"/>
      <w:r w:rsidR="00C5773F" w:rsidRPr="000378D6">
        <w:rPr>
          <w:b w:val="0"/>
          <w:bCs w:val="0"/>
        </w:rPr>
        <w:t xml:space="preserve"> </w:t>
      </w:r>
      <w:proofErr w:type="spellStart"/>
      <w:r w:rsidR="00C5773F" w:rsidRPr="000378D6">
        <w:rPr>
          <w:b w:val="0"/>
          <w:bCs w:val="0"/>
        </w:rPr>
        <w:t>aktivitas</w:t>
      </w:r>
      <w:proofErr w:type="spellEnd"/>
      <w:r w:rsidR="00C5773F" w:rsidRPr="000378D6">
        <w:rPr>
          <w:b w:val="0"/>
          <w:bCs w:val="0"/>
        </w:rPr>
        <w:t xml:space="preserve"> </w:t>
      </w:r>
      <w:proofErr w:type="spellStart"/>
      <w:r w:rsidR="00C5773F" w:rsidRPr="000378D6">
        <w:rPr>
          <w:b w:val="0"/>
          <w:bCs w:val="0"/>
        </w:rPr>
        <w:t>seperti</w:t>
      </w:r>
      <w:proofErr w:type="spellEnd"/>
      <w:r w:rsidR="00C5773F" w:rsidRPr="000378D6">
        <w:rPr>
          <w:b w:val="0"/>
          <w:bCs w:val="0"/>
        </w:rPr>
        <w:t xml:space="preserve"> </w:t>
      </w:r>
      <w:proofErr w:type="spellStart"/>
      <w:r w:rsidR="00C5773F" w:rsidRPr="000378D6">
        <w:rPr>
          <w:b w:val="0"/>
          <w:bCs w:val="0"/>
        </w:rPr>
        <w:t>membaca</w:t>
      </w:r>
      <w:proofErr w:type="spellEnd"/>
      <w:r w:rsidR="00C5773F" w:rsidRPr="000378D6">
        <w:rPr>
          <w:b w:val="0"/>
          <w:bCs w:val="0"/>
        </w:rPr>
        <w:t xml:space="preserve">, </w:t>
      </w:r>
      <w:proofErr w:type="spellStart"/>
      <w:r w:rsidR="00C5773F" w:rsidRPr="000378D6">
        <w:rPr>
          <w:b w:val="0"/>
          <w:bCs w:val="0"/>
        </w:rPr>
        <w:t>meminjam</w:t>
      </w:r>
      <w:proofErr w:type="spellEnd"/>
      <w:r w:rsidR="00C5773F" w:rsidRPr="000378D6">
        <w:rPr>
          <w:b w:val="0"/>
          <w:bCs w:val="0"/>
        </w:rPr>
        <w:t xml:space="preserve"> </w:t>
      </w:r>
      <w:proofErr w:type="spellStart"/>
      <w:r w:rsidR="00C5773F" w:rsidRPr="000378D6">
        <w:rPr>
          <w:b w:val="0"/>
          <w:bCs w:val="0"/>
        </w:rPr>
        <w:t>buku</w:t>
      </w:r>
      <w:proofErr w:type="spellEnd"/>
      <w:r w:rsidR="00C5773F" w:rsidRPr="000378D6">
        <w:rPr>
          <w:b w:val="0"/>
          <w:bCs w:val="0"/>
        </w:rPr>
        <w:t xml:space="preserve"> </w:t>
      </w:r>
      <w:proofErr w:type="spellStart"/>
      <w:r w:rsidR="00C5773F" w:rsidRPr="000378D6">
        <w:rPr>
          <w:b w:val="0"/>
          <w:bCs w:val="0"/>
        </w:rPr>
        <w:t>serta</w:t>
      </w:r>
      <w:proofErr w:type="spellEnd"/>
      <w:r w:rsidR="00C5773F" w:rsidRPr="000378D6">
        <w:rPr>
          <w:b w:val="0"/>
          <w:bCs w:val="0"/>
        </w:rPr>
        <w:t xml:space="preserve"> </w:t>
      </w:r>
      <w:proofErr w:type="spellStart"/>
      <w:r w:rsidR="00C5773F" w:rsidRPr="000378D6">
        <w:rPr>
          <w:b w:val="0"/>
          <w:bCs w:val="0"/>
        </w:rPr>
        <w:t>mengembalikan</w:t>
      </w:r>
      <w:proofErr w:type="spellEnd"/>
      <w:r w:rsidR="00C5773F" w:rsidRPr="000378D6">
        <w:rPr>
          <w:b w:val="0"/>
          <w:bCs w:val="0"/>
        </w:rPr>
        <w:t xml:space="preserve"> </w:t>
      </w:r>
      <w:proofErr w:type="spellStart"/>
      <w:r w:rsidR="00C5773F" w:rsidRPr="000378D6">
        <w:rPr>
          <w:b w:val="0"/>
          <w:bCs w:val="0"/>
        </w:rPr>
        <w:t>buku</w:t>
      </w:r>
      <w:proofErr w:type="spellEnd"/>
      <w:r w:rsidR="00C5773F" w:rsidRPr="000378D6">
        <w:rPr>
          <w:b w:val="0"/>
          <w:bCs w:val="0"/>
        </w:rPr>
        <w:t xml:space="preserve"> yang </w:t>
      </w:r>
      <w:proofErr w:type="spellStart"/>
      <w:r w:rsidR="00C5773F" w:rsidRPr="000378D6">
        <w:rPr>
          <w:b w:val="0"/>
          <w:bCs w:val="0"/>
        </w:rPr>
        <w:t>telah</w:t>
      </w:r>
      <w:proofErr w:type="spellEnd"/>
      <w:r w:rsidR="00C5773F" w:rsidRPr="000378D6">
        <w:rPr>
          <w:b w:val="0"/>
          <w:bCs w:val="0"/>
        </w:rPr>
        <w:t xml:space="preserve"> </w:t>
      </w:r>
      <w:proofErr w:type="spellStart"/>
      <w:r w:rsidR="00C5773F" w:rsidRPr="000378D6">
        <w:rPr>
          <w:b w:val="0"/>
          <w:bCs w:val="0"/>
        </w:rPr>
        <w:t>dipinjam</w:t>
      </w:r>
      <w:proofErr w:type="spellEnd"/>
      <w:r w:rsidR="00C5773F" w:rsidRPr="000378D6">
        <w:rPr>
          <w:b w:val="0"/>
          <w:bCs w:val="0"/>
        </w:rPr>
        <w:t xml:space="preserve">, </w:t>
      </w:r>
      <w:proofErr w:type="spellStart"/>
      <w:r w:rsidR="00C5773F" w:rsidRPr="000378D6">
        <w:rPr>
          <w:b w:val="0"/>
          <w:bCs w:val="0"/>
        </w:rPr>
        <w:t>pelayanan</w:t>
      </w:r>
      <w:proofErr w:type="spellEnd"/>
      <w:r w:rsidR="00C5773F" w:rsidRPr="000378D6">
        <w:rPr>
          <w:b w:val="0"/>
          <w:bCs w:val="0"/>
        </w:rPr>
        <w:t xml:space="preserve"> </w:t>
      </w:r>
      <w:proofErr w:type="spellStart"/>
      <w:r w:rsidR="00C5773F" w:rsidRPr="000378D6">
        <w:rPr>
          <w:b w:val="0"/>
          <w:bCs w:val="0"/>
        </w:rPr>
        <w:t>dari</w:t>
      </w:r>
      <w:proofErr w:type="spellEnd"/>
      <w:r w:rsidR="00C5773F" w:rsidRPr="000378D6">
        <w:rPr>
          <w:b w:val="0"/>
          <w:bCs w:val="0"/>
        </w:rPr>
        <w:t xml:space="preserve"> </w:t>
      </w:r>
      <w:proofErr w:type="spellStart"/>
      <w:r w:rsidR="00C5773F" w:rsidRPr="000378D6">
        <w:rPr>
          <w:b w:val="0"/>
          <w:bCs w:val="0"/>
        </w:rPr>
        <w:t>aktivitas-aktivitas</w:t>
      </w:r>
      <w:proofErr w:type="spellEnd"/>
      <w:r w:rsidR="00C5773F" w:rsidRPr="000378D6">
        <w:rPr>
          <w:b w:val="0"/>
          <w:bCs w:val="0"/>
        </w:rPr>
        <w:t xml:space="preserve"> </w:t>
      </w:r>
      <w:proofErr w:type="spellStart"/>
      <w:r w:rsidR="00C5773F" w:rsidRPr="000378D6">
        <w:rPr>
          <w:b w:val="0"/>
          <w:bCs w:val="0"/>
        </w:rPr>
        <w:t>tersebut</w:t>
      </w:r>
      <w:proofErr w:type="spellEnd"/>
      <w:r w:rsidR="00C5773F" w:rsidRPr="000378D6">
        <w:rPr>
          <w:b w:val="0"/>
          <w:bCs w:val="0"/>
        </w:rPr>
        <w:t xml:space="preserve"> dan </w:t>
      </w:r>
      <w:proofErr w:type="spellStart"/>
      <w:r w:rsidR="00C5773F" w:rsidRPr="000378D6">
        <w:rPr>
          <w:b w:val="0"/>
          <w:bCs w:val="0"/>
        </w:rPr>
        <w:t>pengelolaan</w:t>
      </w:r>
      <w:proofErr w:type="spellEnd"/>
      <w:r w:rsidR="00C5773F" w:rsidRPr="000378D6">
        <w:rPr>
          <w:b w:val="0"/>
          <w:bCs w:val="0"/>
        </w:rPr>
        <w:t xml:space="preserve"> data </w:t>
      </w:r>
      <w:proofErr w:type="spellStart"/>
      <w:r w:rsidR="00C5773F" w:rsidRPr="000378D6">
        <w:rPr>
          <w:b w:val="0"/>
          <w:bCs w:val="0"/>
        </w:rPr>
        <w:t>perpustakaan</w:t>
      </w:r>
      <w:proofErr w:type="spellEnd"/>
      <w:r w:rsidR="00C5773F" w:rsidRPr="000378D6">
        <w:rPr>
          <w:b w:val="0"/>
          <w:bCs w:val="0"/>
        </w:rPr>
        <w:t xml:space="preserve"> yang </w:t>
      </w:r>
      <w:proofErr w:type="spellStart"/>
      <w:r w:rsidR="00C5773F" w:rsidRPr="000378D6">
        <w:rPr>
          <w:b w:val="0"/>
          <w:bCs w:val="0"/>
        </w:rPr>
        <w:t>dilakukan</w:t>
      </w:r>
      <w:proofErr w:type="spellEnd"/>
      <w:r w:rsidR="00C5773F" w:rsidRPr="000378D6">
        <w:rPr>
          <w:b w:val="0"/>
          <w:bCs w:val="0"/>
        </w:rPr>
        <w:t xml:space="preserve"> </w:t>
      </w:r>
      <w:proofErr w:type="spellStart"/>
      <w:r w:rsidR="00C5773F" w:rsidRPr="000378D6">
        <w:rPr>
          <w:b w:val="0"/>
          <w:bCs w:val="0"/>
        </w:rPr>
        <w:t>secara</w:t>
      </w:r>
      <w:proofErr w:type="spellEnd"/>
      <w:r w:rsidR="00C5773F" w:rsidRPr="000378D6">
        <w:rPr>
          <w:b w:val="0"/>
          <w:bCs w:val="0"/>
        </w:rPr>
        <w:t xml:space="preserve"> </w:t>
      </w:r>
      <w:proofErr w:type="spellStart"/>
      <w:r w:rsidR="00C5773F" w:rsidRPr="000378D6">
        <w:rPr>
          <w:b w:val="0"/>
          <w:bCs w:val="0"/>
        </w:rPr>
        <w:t>terkomputerisasi</w:t>
      </w:r>
      <w:proofErr w:type="spellEnd"/>
      <w:r w:rsidR="00C5773F" w:rsidRPr="000378D6">
        <w:rPr>
          <w:b w:val="0"/>
          <w:bCs w:val="0"/>
        </w:rPr>
        <w:t xml:space="preserve"> </w:t>
      </w:r>
      <w:proofErr w:type="spellStart"/>
      <w:r w:rsidR="00C5773F" w:rsidRPr="000378D6">
        <w:rPr>
          <w:b w:val="0"/>
          <w:bCs w:val="0"/>
        </w:rPr>
        <w:t>dalam</w:t>
      </w:r>
      <w:proofErr w:type="spellEnd"/>
      <w:r w:rsidR="00C5773F" w:rsidRPr="000378D6">
        <w:rPr>
          <w:b w:val="0"/>
          <w:bCs w:val="0"/>
        </w:rPr>
        <w:t xml:space="preserve"> </w:t>
      </w:r>
      <w:proofErr w:type="spellStart"/>
      <w:r w:rsidR="00C5773F" w:rsidRPr="000378D6">
        <w:rPr>
          <w:b w:val="0"/>
          <w:bCs w:val="0"/>
        </w:rPr>
        <w:t>sebuah</w:t>
      </w:r>
      <w:proofErr w:type="spellEnd"/>
      <w:r w:rsidR="00C5773F" w:rsidRPr="000378D6">
        <w:rPr>
          <w:b w:val="0"/>
          <w:bCs w:val="0"/>
        </w:rPr>
        <w:t xml:space="preserve"> </w:t>
      </w:r>
      <w:proofErr w:type="spellStart"/>
      <w:r w:rsidR="00C5773F" w:rsidRPr="000378D6">
        <w:rPr>
          <w:b w:val="0"/>
          <w:bCs w:val="0"/>
        </w:rPr>
        <w:t>sistem</w:t>
      </w:r>
      <w:proofErr w:type="spellEnd"/>
      <w:r w:rsidR="00C5773F" w:rsidRPr="000378D6">
        <w:rPr>
          <w:b w:val="0"/>
          <w:bCs w:val="0"/>
        </w:rPr>
        <w:t xml:space="preserve"> </w:t>
      </w:r>
      <w:proofErr w:type="spellStart"/>
      <w:r w:rsidR="00C5773F" w:rsidRPr="000378D6">
        <w:rPr>
          <w:b w:val="0"/>
          <w:bCs w:val="0"/>
        </w:rPr>
        <w:t>informasi</w:t>
      </w:r>
      <w:proofErr w:type="spellEnd"/>
      <w:r w:rsidR="00C5773F" w:rsidRPr="000378D6">
        <w:rPr>
          <w:b w:val="0"/>
          <w:bCs w:val="0"/>
        </w:rPr>
        <w:t xml:space="preserve"> </w:t>
      </w:r>
      <w:proofErr w:type="spellStart"/>
      <w:r w:rsidR="00C5773F" w:rsidRPr="000378D6">
        <w:rPr>
          <w:b w:val="0"/>
          <w:bCs w:val="0"/>
        </w:rPr>
        <w:t>perpustakaan</w:t>
      </w:r>
      <w:proofErr w:type="spellEnd"/>
      <w:r w:rsidR="00C5773F" w:rsidRPr="000378D6">
        <w:rPr>
          <w:b w:val="0"/>
          <w:bCs w:val="0"/>
        </w:rPr>
        <w:t xml:space="preserve"> </w:t>
      </w:r>
      <w:proofErr w:type="spellStart"/>
      <w:r w:rsidR="00C5773F" w:rsidRPr="000378D6">
        <w:rPr>
          <w:b w:val="0"/>
          <w:bCs w:val="0"/>
        </w:rPr>
        <w:t>tentunya</w:t>
      </w:r>
      <w:proofErr w:type="spellEnd"/>
      <w:r w:rsidR="00C5773F" w:rsidRPr="000378D6">
        <w:rPr>
          <w:b w:val="0"/>
          <w:bCs w:val="0"/>
        </w:rPr>
        <w:t xml:space="preserve"> </w:t>
      </w:r>
      <w:proofErr w:type="spellStart"/>
      <w:r w:rsidR="00C5773F" w:rsidRPr="000378D6">
        <w:rPr>
          <w:b w:val="0"/>
          <w:bCs w:val="0"/>
        </w:rPr>
        <w:t>mempermudah</w:t>
      </w:r>
      <w:proofErr w:type="spellEnd"/>
      <w:r w:rsidR="00C5773F" w:rsidRPr="000378D6">
        <w:rPr>
          <w:b w:val="0"/>
          <w:bCs w:val="0"/>
        </w:rPr>
        <w:t xml:space="preserve"> </w:t>
      </w:r>
      <w:proofErr w:type="spellStart"/>
      <w:r w:rsidR="00C5773F" w:rsidRPr="000378D6">
        <w:rPr>
          <w:b w:val="0"/>
          <w:bCs w:val="0"/>
        </w:rPr>
        <w:t>petugas</w:t>
      </w:r>
      <w:proofErr w:type="spellEnd"/>
      <w:r w:rsidR="00C5773F" w:rsidRPr="000378D6">
        <w:rPr>
          <w:b w:val="0"/>
          <w:bCs w:val="0"/>
        </w:rPr>
        <w:t xml:space="preserve"> </w:t>
      </w:r>
      <w:proofErr w:type="spellStart"/>
      <w:r w:rsidR="00C5773F" w:rsidRPr="000378D6">
        <w:rPr>
          <w:b w:val="0"/>
          <w:bCs w:val="0"/>
        </w:rPr>
        <w:t>perpustakaan</w:t>
      </w:r>
      <w:proofErr w:type="spellEnd"/>
      <w:r w:rsidR="00C5773F" w:rsidRPr="000378D6">
        <w:rPr>
          <w:b w:val="0"/>
          <w:bCs w:val="0"/>
        </w:rPr>
        <w:t xml:space="preserve"> </w:t>
      </w:r>
      <w:proofErr w:type="spellStart"/>
      <w:r w:rsidR="00C5773F" w:rsidRPr="000378D6">
        <w:rPr>
          <w:b w:val="0"/>
          <w:bCs w:val="0"/>
        </w:rPr>
        <w:t>dalam</w:t>
      </w:r>
      <w:proofErr w:type="spellEnd"/>
      <w:r w:rsidR="00C5773F" w:rsidRPr="000378D6">
        <w:rPr>
          <w:b w:val="0"/>
          <w:bCs w:val="0"/>
        </w:rPr>
        <w:t xml:space="preserve"> </w:t>
      </w:r>
      <w:proofErr w:type="spellStart"/>
      <w:r w:rsidR="00C5773F" w:rsidRPr="000378D6">
        <w:rPr>
          <w:b w:val="0"/>
          <w:bCs w:val="0"/>
        </w:rPr>
        <w:t>pengelolaan</w:t>
      </w:r>
      <w:proofErr w:type="spellEnd"/>
      <w:r w:rsidR="00C5773F" w:rsidRPr="000378D6">
        <w:rPr>
          <w:b w:val="0"/>
          <w:bCs w:val="0"/>
        </w:rPr>
        <w:t xml:space="preserve"> data </w:t>
      </w:r>
      <w:proofErr w:type="spellStart"/>
      <w:r w:rsidR="00C5773F" w:rsidRPr="000378D6">
        <w:rPr>
          <w:b w:val="0"/>
          <w:bCs w:val="0"/>
        </w:rPr>
        <w:t>perpustakaan</w:t>
      </w:r>
      <w:proofErr w:type="spellEnd"/>
      <w:r w:rsidR="00C5773F" w:rsidRPr="000378D6">
        <w:rPr>
          <w:b w:val="0"/>
          <w:bCs w:val="0"/>
        </w:rPr>
        <w:t xml:space="preserve">, </w:t>
      </w:r>
      <w:proofErr w:type="spellStart"/>
      <w:r w:rsidR="00C5773F" w:rsidRPr="000378D6">
        <w:rPr>
          <w:b w:val="0"/>
          <w:bCs w:val="0"/>
        </w:rPr>
        <w:t>transaksi</w:t>
      </w:r>
      <w:proofErr w:type="spellEnd"/>
      <w:r w:rsidR="00C5773F" w:rsidRPr="000378D6">
        <w:rPr>
          <w:b w:val="0"/>
          <w:bCs w:val="0"/>
        </w:rPr>
        <w:t xml:space="preserve"> </w:t>
      </w:r>
      <w:proofErr w:type="spellStart"/>
      <w:r w:rsidR="00C5773F" w:rsidRPr="000378D6">
        <w:rPr>
          <w:b w:val="0"/>
          <w:bCs w:val="0"/>
        </w:rPr>
        <w:t>peminjaman</w:t>
      </w:r>
      <w:proofErr w:type="spellEnd"/>
      <w:r w:rsidR="00C5773F" w:rsidRPr="000378D6">
        <w:rPr>
          <w:b w:val="0"/>
          <w:bCs w:val="0"/>
        </w:rPr>
        <w:t xml:space="preserve"> dan </w:t>
      </w:r>
      <w:proofErr w:type="spellStart"/>
      <w:r w:rsidR="00C5773F" w:rsidRPr="000378D6">
        <w:rPr>
          <w:b w:val="0"/>
          <w:bCs w:val="0"/>
        </w:rPr>
        <w:t>pengembalian</w:t>
      </w:r>
      <w:proofErr w:type="spellEnd"/>
      <w:r w:rsidR="00C5773F" w:rsidRPr="000378D6">
        <w:rPr>
          <w:b w:val="0"/>
          <w:bCs w:val="0"/>
        </w:rPr>
        <w:t xml:space="preserve"> </w:t>
      </w:r>
      <w:proofErr w:type="spellStart"/>
      <w:r w:rsidR="00C5773F" w:rsidRPr="000378D6">
        <w:rPr>
          <w:b w:val="0"/>
          <w:bCs w:val="0"/>
        </w:rPr>
        <w:t>buku</w:t>
      </w:r>
      <w:proofErr w:type="spellEnd"/>
      <w:r w:rsidR="00C5773F" w:rsidRPr="000378D6">
        <w:rPr>
          <w:b w:val="0"/>
          <w:bCs w:val="0"/>
        </w:rPr>
        <w:t xml:space="preserve"> </w:t>
      </w:r>
      <w:proofErr w:type="spellStart"/>
      <w:r w:rsidR="00C5773F" w:rsidRPr="000378D6">
        <w:rPr>
          <w:b w:val="0"/>
          <w:bCs w:val="0"/>
        </w:rPr>
        <w:t>serta</w:t>
      </w:r>
      <w:proofErr w:type="spellEnd"/>
      <w:r w:rsidR="00C5773F" w:rsidRPr="000378D6">
        <w:rPr>
          <w:b w:val="0"/>
          <w:bCs w:val="0"/>
        </w:rPr>
        <w:t xml:space="preserve"> </w:t>
      </w:r>
      <w:proofErr w:type="spellStart"/>
      <w:r w:rsidR="00C5773F" w:rsidRPr="000378D6">
        <w:rPr>
          <w:b w:val="0"/>
          <w:bCs w:val="0"/>
        </w:rPr>
        <w:t>mempermudah</w:t>
      </w:r>
      <w:proofErr w:type="spellEnd"/>
      <w:r w:rsidR="00C5773F" w:rsidRPr="000378D6">
        <w:rPr>
          <w:b w:val="0"/>
          <w:bCs w:val="0"/>
        </w:rPr>
        <w:t xml:space="preserve"> </w:t>
      </w:r>
      <w:proofErr w:type="spellStart"/>
      <w:r w:rsidR="00C5773F" w:rsidRPr="000378D6">
        <w:rPr>
          <w:b w:val="0"/>
          <w:bCs w:val="0"/>
        </w:rPr>
        <w:t>pengunjung</w:t>
      </w:r>
      <w:proofErr w:type="spellEnd"/>
      <w:r w:rsidR="00C5773F" w:rsidRPr="000378D6">
        <w:rPr>
          <w:b w:val="0"/>
          <w:bCs w:val="0"/>
        </w:rPr>
        <w:t xml:space="preserve"> </w:t>
      </w:r>
      <w:proofErr w:type="spellStart"/>
      <w:r w:rsidR="00C5773F" w:rsidRPr="000378D6">
        <w:rPr>
          <w:b w:val="0"/>
          <w:bCs w:val="0"/>
        </w:rPr>
        <w:t>perpustakaan</w:t>
      </w:r>
      <w:proofErr w:type="spellEnd"/>
      <w:r w:rsidR="00C5773F" w:rsidRPr="000378D6">
        <w:rPr>
          <w:b w:val="0"/>
          <w:bCs w:val="0"/>
        </w:rPr>
        <w:t xml:space="preserve"> </w:t>
      </w:r>
      <w:proofErr w:type="spellStart"/>
      <w:r w:rsidR="00C5773F" w:rsidRPr="000378D6">
        <w:rPr>
          <w:b w:val="0"/>
          <w:bCs w:val="0"/>
        </w:rPr>
        <w:t>dalam</w:t>
      </w:r>
      <w:proofErr w:type="spellEnd"/>
      <w:r w:rsidR="00C5773F" w:rsidRPr="000378D6">
        <w:rPr>
          <w:b w:val="0"/>
          <w:bCs w:val="0"/>
        </w:rPr>
        <w:t xml:space="preserve"> </w:t>
      </w:r>
      <w:proofErr w:type="spellStart"/>
      <w:r w:rsidR="00C5773F" w:rsidRPr="000378D6">
        <w:rPr>
          <w:b w:val="0"/>
          <w:bCs w:val="0"/>
        </w:rPr>
        <w:t>memperoleh</w:t>
      </w:r>
      <w:proofErr w:type="spellEnd"/>
      <w:r w:rsidR="00C5773F" w:rsidRPr="000378D6">
        <w:rPr>
          <w:b w:val="0"/>
          <w:bCs w:val="0"/>
        </w:rPr>
        <w:t xml:space="preserve"> </w:t>
      </w:r>
      <w:proofErr w:type="spellStart"/>
      <w:r w:rsidR="00C5773F" w:rsidRPr="000378D6">
        <w:rPr>
          <w:b w:val="0"/>
          <w:bCs w:val="0"/>
        </w:rPr>
        <w:t>informasi</w:t>
      </w:r>
      <w:proofErr w:type="spellEnd"/>
      <w:r w:rsidR="00C5773F" w:rsidRPr="000378D6">
        <w:rPr>
          <w:b w:val="0"/>
          <w:bCs w:val="0"/>
        </w:rPr>
        <w:t xml:space="preserve"> </w:t>
      </w:r>
      <w:proofErr w:type="spellStart"/>
      <w:r w:rsidR="00C5773F" w:rsidRPr="000378D6">
        <w:rPr>
          <w:b w:val="0"/>
          <w:bCs w:val="0"/>
        </w:rPr>
        <w:t>dari</w:t>
      </w:r>
      <w:proofErr w:type="spellEnd"/>
      <w:r w:rsidR="00C5773F" w:rsidRPr="000378D6">
        <w:rPr>
          <w:b w:val="0"/>
          <w:bCs w:val="0"/>
        </w:rPr>
        <w:t xml:space="preserve"> </w:t>
      </w:r>
      <w:proofErr w:type="spellStart"/>
      <w:r w:rsidR="00C5773F" w:rsidRPr="000378D6">
        <w:rPr>
          <w:b w:val="0"/>
          <w:bCs w:val="0"/>
        </w:rPr>
        <w:t>perpustakaan</w:t>
      </w:r>
      <w:proofErr w:type="spellEnd"/>
      <w:r w:rsidR="00C5773F" w:rsidRPr="000378D6">
        <w:rPr>
          <w:b w:val="0"/>
          <w:bCs w:val="0"/>
        </w:rPr>
        <w:t xml:space="preserve">, </w:t>
      </w:r>
      <w:proofErr w:type="spellStart"/>
      <w:r w:rsidR="00C5773F" w:rsidRPr="000378D6">
        <w:rPr>
          <w:b w:val="0"/>
          <w:bCs w:val="0"/>
        </w:rPr>
        <w:t>namun</w:t>
      </w:r>
      <w:proofErr w:type="spellEnd"/>
      <w:r w:rsidR="00C5773F" w:rsidRPr="000378D6">
        <w:rPr>
          <w:b w:val="0"/>
          <w:bCs w:val="0"/>
        </w:rPr>
        <w:t xml:space="preserve"> pada </w:t>
      </w:r>
      <w:proofErr w:type="spellStart"/>
      <w:r w:rsidR="00C5773F" w:rsidRPr="000378D6">
        <w:rPr>
          <w:b w:val="0"/>
          <w:bCs w:val="0"/>
        </w:rPr>
        <w:t>perpustakaan</w:t>
      </w:r>
      <w:proofErr w:type="spellEnd"/>
      <w:r w:rsidR="00C5773F" w:rsidRPr="000378D6">
        <w:rPr>
          <w:b w:val="0"/>
          <w:bCs w:val="0"/>
        </w:rPr>
        <w:t xml:space="preserve"> </w:t>
      </w:r>
      <w:proofErr w:type="spellStart"/>
      <w:r w:rsidR="00C5773F" w:rsidRPr="000378D6">
        <w:rPr>
          <w:b w:val="0"/>
          <w:bCs w:val="0"/>
        </w:rPr>
        <w:t>Sekolah</w:t>
      </w:r>
      <w:proofErr w:type="spellEnd"/>
      <w:r w:rsidR="00C5773F" w:rsidRPr="000378D6">
        <w:rPr>
          <w:b w:val="0"/>
          <w:bCs w:val="0"/>
        </w:rPr>
        <w:t xml:space="preserve"> </w:t>
      </w:r>
      <w:proofErr w:type="spellStart"/>
      <w:r w:rsidR="00C5773F" w:rsidRPr="000378D6">
        <w:rPr>
          <w:b w:val="0"/>
          <w:bCs w:val="0"/>
        </w:rPr>
        <w:t>Menengah</w:t>
      </w:r>
      <w:proofErr w:type="spellEnd"/>
      <w:r w:rsidR="00C5773F" w:rsidRPr="000378D6">
        <w:rPr>
          <w:b w:val="0"/>
          <w:bCs w:val="0"/>
        </w:rPr>
        <w:t xml:space="preserve"> </w:t>
      </w:r>
      <w:proofErr w:type="spellStart"/>
      <w:r w:rsidR="00C5773F" w:rsidRPr="000378D6">
        <w:rPr>
          <w:b w:val="0"/>
          <w:bCs w:val="0"/>
        </w:rPr>
        <w:t>Pertama</w:t>
      </w:r>
      <w:proofErr w:type="spellEnd"/>
      <w:r w:rsidR="00C5773F" w:rsidRPr="000378D6">
        <w:rPr>
          <w:b w:val="0"/>
          <w:bCs w:val="0"/>
        </w:rPr>
        <w:t xml:space="preserve"> Negeri 16 Cirebon</w:t>
      </w:r>
      <w:r w:rsidR="000378D6">
        <w:rPr>
          <w:b w:val="0"/>
          <w:bCs w:val="0"/>
        </w:rPr>
        <w:t>.</w:t>
      </w:r>
      <w:r w:rsidR="00C5773F" w:rsidRPr="000378D6">
        <w:rPr>
          <w:b w:val="0"/>
          <w:bCs w:val="0"/>
        </w:rPr>
        <w:t xml:space="preserve"> </w:t>
      </w:r>
    </w:p>
    <w:p w14:paraId="0E6BB194" w14:textId="70A521DF" w:rsidR="00AA3FE0" w:rsidRPr="000378D6" w:rsidRDefault="00C5773F" w:rsidP="00EF7E0E">
      <w:pPr>
        <w:pStyle w:val="SUBJUDUL"/>
        <w:numPr>
          <w:ilvl w:val="0"/>
          <w:numId w:val="0"/>
        </w:numPr>
        <w:ind w:left="567" w:firstLine="567"/>
        <w:jc w:val="both"/>
        <w:rPr>
          <w:b w:val="0"/>
          <w:bCs w:val="0"/>
        </w:rPr>
        <w:sectPr w:rsidR="00AA3FE0" w:rsidRPr="000378D6" w:rsidSect="00276BAE">
          <w:footerReference w:type="first" r:id="rId14"/>
          <w:pgSz w:w="11906" w:h="16838"/>
          <w:pgMar w:top="2268" w:right="1701" w:bottom="1701" w:left="2268" w:header="709" w:footer="709" w:gutter="0"/>
          <w:pgNumType w:start="1"/>
          <w:cols w:space="708"/>
          <w:titlePg/>
          <w:docGrid w:linePitch="360"/>
        </w:sectPr>
      </w:pPr>
      <w:proofErr w:type="spellStart"/>
      <w:r w:rsidRPr="00032355">
        <w:rPr>
          <w:b w:val="0"/>
          <w:bCs w:val="0"/>
        </w:rPr>
        <w:t>pelayanan</w:t>
      </w:r>
      <w:proofErr w:type="spellEnd"/>
      <w:r w:rsidRPr="00032355">
        <w:rPr>
          <w:b w:val="0"/>
          <w:bCs w:val="0"/>
        </w:rPr>
        <w:t xml:space="preserve"> </w:t>
      </w:r>
      <w:proofErr w:type="spellStart"/>
      <w:r w:rsidRPr="00032355">
        <w:rPr>
          <w:b w:val="0"/>
          <w:bCs w:val="0"/>
        </w:rPr>
        <w:t>transaksi</w:t>
      </w:r>
      <w:proofErr w:type="spellEnd"/>
      <w:r w:rsidRPr="00032355">
        <w:rPr>
          <w:b w:val="0"/>
          <w:bCs w:val="0"/>
        </w:rPr>
        <w:t xml:space="preserve"> </w:t>
      </w:r>
      <w:proofErr w:type="spellStart"/>
      <w:r w:rsidRPr="00032355">
        <w:rPr>
          <w:b w:val="0"/>
          <w:bCs w:val="0"/>
        </w:rPr>
        <w:t>peminjaman</w:t>
      </w:r>
      <w:proofErr w:type="spellEnd"/>
      <w:r w:rsidRPr="00032355">
        <w:rPr>
          <w:b w:val="0"/>
          <w:bCs w:val="0"/>
        </w:rPr>
        <w:t xml:space="preserve"> dan </w:t>
      </w:r>
      <w:proofErr w:type="spellStart"/>
      <w:r w:rsidRPr="00032355">
        <w:rPr>
          <w:b w:val="0"/>
          <w:bCs w:val="0"/>
        </w:rPr>
        <w:t>pengembalian</w:t>
      </w:r>
      <w:proofErr w:type="spellEnd"/>
      <w:r w:rsidRPr="00032355">
        <w:rPr>
          <w:b w:val="0"/>
          <w:bCs w:val="0"/>
        </w:rPr>
        <w:t xml:space="preserve"> </w:t>
      </w:r>
      <w:proofErr w:type="spellStart"/>
      <w:r w:rsidRPr="00032355">
        <w:rPr>
          <w:b w:val="0"/>
          <w:bCs w:val="0"/>
        </w:rPr>
        <w:t>buku</w:t>
      </w:r>
      <w:proofErr w:type="spellEnd"/>
      <w:r w:rsidRPr="00032355">
        <w:rPr>
          <w:b w:val="0"/>
          <w:bCs w:val="0"/>
        </w:rPr>
        <w:t xml:space="preserve"> </w:t>
      </w:r>
      <w:proofErr w:type="spellStart"/>
      <w:r w:rsidRPr="00032355">
        <w:rPr>
          <w:b w:val="0"/>
          <w:bCs w:val="0"/>
        </w:rPr>
        <w:t>masih</w:t>
      </w:r>
      <w:proofErr w:type="spellEnd"/>
      <w:r w:rsidRPr="00032355">
        <w:rPr>
          <w:b w:val="0"/>
          <w:bCs w:val="0"/>
        </w:rPr>
        <w:t xml:space="preserve"> </w:t>
      </w:r>
      <w:proofErr w:type="spellStart"/>
      <w:r w:rsidRPr="00032355">
        <w:rPr>
          <w:b w:val="0"/>
          <w:bCs w:val="0"/>
        </w:rPr>
        <w:t>dilakukan</w:t>
      </w:r>
      <w:proofErr w:type="spellEnd"/>
      <w:r w:rsidRPr="000378D6">
        <w:rPr>
          <w:b w:val="0"/>
          <w:bCs w:val="0"/>
        </w:rPr>
        <w:t xml:space="preserve"> </w:t>
      </w:r>
      <w:proofErr w:type="spellStart"/>
      <w:r w:rsidRPr="000378D6">
        <w:rPr>
          <w:b w:val="0"/>
          <w:bCs w:val="0"/>
        </w:rPr>
        <w:t>secara</w:t>
      </w:r>
      <w:proofErr w:type="spellEnd"/>
      <w:r w:rsidRPr="000378D6">
        <w:rPr>
          <w:b w:val="0"/>
          <w:bCs w:val="0"/>
        </w:rPr>
        <w:t xml:space="preserve"> manual, </w:t>
      </w:r>
      <w:proofErr w:type="spellStart"/>
      <w:r w:rsidR="00AC4964" w:rsidRPr="000378D6">
        <w:rPr>
          <w:b w:val="0"/>
          <w:bCs w:val="0"/>
        </w:rPr>
        <w:t>h</w:t>
      </w:r>
      <w:r w:rsidRPr="000378D6">
        <w:rPr>
          <w:b w:val="0"/>
          <w:bCs w:val="0"/>
        </w:rPr>
        <w:t>al</w:t>
      </w:r>
      <w:proofErr w:type="spellEnd"/>
      <w:r w:rsidRPr="000378D6">
        <w:rPr>
          <w:b w:val="0"/>
          <w:bCs w:val="0"/>
        </w:rPr>
        <w:t xml:space="preserve"> </w:t>
      </w:r>
      <w:proofErr w:type="spellStart"/>
      <w:r w:rsidRPr="000378D6">
        <w:rPr>
          <w:b w:val="0"/>
          <w:bCs w:val="0"/>
        </w:rPr>
        <w:t>ini</w:t>
      </w:r>
      <w:proofErr w:type="spellEnd"/>
      <w:r w:rsidRPr="000378D6">
        <w:rPr>
          <w:b w:val="0"/>
          <w:bCs w:val="0"/>
        </w:rPr>
        <w:t xml:space="preserve"> </w:t>
      </w:r>
      <w:proofErr w:type="spellStart"/>
      <w:r w:rsidRPr="000378D6">
        <w:rPr>
          <w:b w:val="0"/>
          <w:bCs w:val="0"/>
        </w:rPr>
        <w:t>mengakibatkan</w:t>
      </w:r>
      <w:proofErr w:type="spellEnd"/>
      <w:r w:rsidRPr="000378D6">
        <w:rPr>
          <w:b w:val="0"/>
          <w:bCs w:val="0"/>
        </w:rPr>
        <w:t xml:space="preserve"> </w:t>
      </w:r>
      <w:proofErr w:type="spellStart"/>
      <w:r w:rsidRPr="000378D6">
        <w:rPr>
          <w:b w:val="0"/>
          <w:bCs w:val="0"/>
        </w:rPr>
        <w:t>keamanan</w:t>
      </w:r>
      <w:proofErr w:type="spellEnd"/>
      <w:r w:rsidRPr="000378D6">
        <w:rPr>
          <w:b w:val="0"/>
          <w:bCs w:val="0"/>
        </w:rPr>
        <w:t xml:space="preserve"> dan </w:t>
      </w:r>
      <w:proofErr w:type="spellStart"/>
      <w:r w:rsidRPr="000378D6">
        <w:rPr>
          <w:b w:val="0"/>
          <w:bCs w:val="0"/>
        </w:rPr>
        <w:t>keakuratan</w:t>
      </w:r>
      <w:proofErr w:type="spellEnd"/>
      <w:r w:rsidRPr="000378D6">
        <w:rPr>
          <w:b w:val="0"/>
          <w:bCs w:val="0"/>
        </w:rPr>
        <w:t xml:space="preserve"> data </w:t>
      </w:r>
      <w:proofErr w:type="spellStart"/>
      <w:r w:rsidRPr="000378D6">
        <w:rPr>
          <w:b w:val="0"/>
          <w:bCs w:val="0"/>
        </w:rPr>
        <w:t>kurang</w:t>
      </w:r>
      <w:proofErr w:type="spellEnd"/>
      <w:r w:rsidRPr="000378D6">
        <w:rPr>
          <w:b w:val="0"/>
          <w:bCs w:val="0"/>
        </w:rPr>
        <w:t xml:space="preserve"> </w:t>
      </w:r>
      <w:proofErr w:type="spellStart"/>
      <w:r w:rsidRPr="000378D6">
        <w:rPr>
          <w:b w:val="0"/>
          <w:bCs w:val="0"/>
        </w:rPr>
        <w:t>terjamin</w:t>
      </w:r>
      <w:proofErr w:type="spellEnd"/>
      <w:r w:rsidRPr="000378D6">
        <w:rPr>
          <w:b w:val="0"/>
          <w:bCs w:val="0"/>
        </w:rPr>
        <w:t xml:space="preserve"> </w:t>
      </w:r>
      <w:proofErr w:type="spellStart"/>
      <w:r w:rsidRPr="000378D6">
        <w:rPr>
          <w:b w:val="0"/>
          <w:bCs w:val="0"/>
        </w:rPr>
        <w:t>serta</w:t>
      </w:r>
      <w:proofErr w:type="spellEnd"/>
      <w:r w:rsidRPr="000378D6">
        <w:rPr>
          <w:b w:val="0"/>
          <w:bCs w:val="0"/>
        </w:rPr>
        <w:t xml:space="preserve"> </w:t>
      </w:r>
      <w:proofErr w:type="spellStart"/>
      <w:r w:rsidRPr="000378D6">
        <w:rPr>
          <w:b w:val="0"/>
          <w:bCs w:val="0"/>
        </w:rPr>
        <w:t>membutuhkan</w:t>
      </w:r>
      <w:proofErr w:type="spellEnd"/>
      <w:r w:rsidRPr="000378D6">
        <w:rPr>
          <w:b w:val="0"/>
          <w:bCs w:val="0"/>
        </w:rPr>
        <w:t xml:space="preserve"> </w:t>
      </w:r>
      <w:proofErr w:type="spellStart"/>
      <w:r w:rsidRPr="000378D6">
        <w:rPr>
          <w:b w:val="0"/>
          <w:bCs w:val="0"/>
        </w:rPr>
        <w:t>waktu</w:t>
      </w:r>
      <w:proofErr w:type="spellEnd"/>
      <w:r w:rsidRPr="000378D6">
        <w:rPr>
          <w:b w:val="0"/>
          <w:bCs w:val="0"/>
        </w:rPr>
        <w:t xml:space="preserve"> yang lama </w:t>
      </w:r>
      <w:proofErr w:type="spellStart"/>
      <w:r w:rsidRPr="000378D6">
        <w:rPr>
          <w:b w:val="0"/>
          <w:bCs w:val="0"/>
        </w:rPr>
        <w:t>dalam</w:t>
      </w:r>
      <w:proofErr w:type="spellEnd"/>
      <w:r w:rsidRPr="000378D6">
        <w:rPr>
          <w:b w:val="0"/>
          <w:bCs w:val="0"/>
        </w:rPr>
        <w:t xml:space="preserve"> proses </w:t>
      </w:r>
      <w:proofErr w:type="spellStart"/>
      <w:r w:rsidRPr="000378D6">
        <w:rPr>
          <w:b w:val="0"/>
          <w:bCs w:val="0"/>
        </w:rPr>
        <w:t>pelayanan</w:t>
      </w:r>
      <w:proofErr w:type="spellEnd"/>
      <w:r w:rsidRPr="000378D6">
        <w:rPr>
          <w:b w:val="0"/>
          <w:bCs w:val="0"/>
        </w:rPr>
        <w:t xml:space="preserve"> dan </w:t>
      </w:r>
      <w:proofErr w:type="spellStart"/>
      <w:r w:rsidRPr="000378D6">
        <w:rPr>
          <w:b w:val="0"/>
          <w:bCs w:val="0"/>
        </w:rPr>
        <w:t>pengolahan</w:t>
      </w:r>
      <w:proofErr w:type="spellEnd"/>
      <w:r w:rsidRPr="000378D6">
        <w:rPr>
          <w:b w:val="0"/>
          <w:bCs w:val="0"/>
        </w:rPr>
        <w:t xml:space="preserve"> data </w:t>
      </w:r>
      <w:proofErr w:type="spellStart"/>
      <w:r w:rsidRPr="000378D6">
        <w:rPr>
          <w:b w:val="0"/>
          <w:bCs w:val="0"/>
        </w:rPr>
        <w:t>perpustakaan</w:t>
      </w:r>
      <w:proofErr w:type="spellEnd"/>
      <w:r w:rsidRPr="000378D6">
        <w:rPr>
          <w:b w:val="0"/>
          <w:bCs w:val="0"/>
        </w:rPr>
        <w:t xml:space="preserve"> </w:t>
      </w:r>
      <w:proofErr w:type="spellStart"/>
      <w:r w:rsidRPr="000378D6">
        <w:rPr>
          <w:b w:val="0"/>
          <w:bCs w:val="0"/>
        </w:rPr>
        <w:t>sehingga</w:t>
      </w:r>
      <w:proofErr w:type="spellEnd"/>
      <w:r w:rsidRPr="000378D6">
        <w:rPr>
          <w:b w:val="0"/>
          <w:bCs w:val="0"/>
        </w:rPr>
        <w:t xml:space="preserve"> </w:t>
      </w:r>
      <w:proofErr w:type="spellStart"/>
      <w:r w:rsidRPr="000378D6">
        <w:rPr>
          <w:b w:val="0"/>
          <w:bCs w:val="0"/>
        </w:rPr>
        <w:t>membuat</w:t>
      </w:r>
      <w:proofErr w:type="spellEnd"/>
      <w:r w:rsidRPr="000378D6">
        <w:rPr>
          <w:b w:val="0"/>
          <w:bCs w:val="0"/>
        </w:rPr>
        <w:t xml:space="preserve"> </w:t>
      </w:r>
      <w:proofErr w:type="spellStart"/>
      <w:r w:rsidRPr="000378D6">
        <w:rPr>
          <w:b w:val="0"/>
          <w:bCs w:val="0"/>
        </w:rPr>
        <w:t>kinerja</w:t>
      </w:r>
      <w:proofErr w:type="spellEnd"/>
      <w:r w:rsidRPr="000378D6">
        <w:rPr>
          <w:b w:val="0"/>
          <w:bCs w:val="0"/>
        </w:rPr>
        <w:t xml:space="preserve"> </w:t>
      </w:r>
      <w:proofErr w:type="spellStart"/>
      <w:r w:rsidRPr="000378D6">
        <w:rPr>
          <w:b w:val="0"/>
          <w:bCs w:val="0"/>
        </w:rPr>
        <w:t>petugas</w:t>
      </w:r>
      <w:proofErr w:type="spellEnd"/>
      <w:r w:rsidRPr="000378D6">
        <w:rPr>
          <w:b w:val="0"/>
          <w:bCs w:val="0"/>
        </w:rPr>
        <w:t xml:space="preserve"> </w:t>
      </w:r>
      <w:proofErr w:type="spellStart"/>
      <w:r w:rsidRPr="000378D6">
        <w:rPr>
          <w:b w:val="0"/>
          <w:bCs w:val="0"/>
        </w:rPr>
        <w:t>perpustakaan</w:t>
      </w:r>
      <w:proofErr w:type="spellEnd"/>
      <w:r w:rsidRPr="000378D6">
        <w:rPr>
          <w:b w:val="0"/>
          <w:bCs w:val="0"/>
        </w:rPr>
        <w:t xml:space="preserve"> </w:t>
      </w:r>
      <w:proofErr w:type="spellStart"/>
      <w:r w:rsidRPr="000378D6">
        <w:rPr>
          <w:b w:val="0"/>
          <w:bCs w:val="0"/>
        </w:rPr>
        <w:t>menjadi</w:t>
      </w:r>
      <w:proofErr w:type="spellEnd"/>
      <w:r w:rsidRPr="000378D6">
        <w:rPr>
          <w:b w:val="0"/>
          <w:bCs w:val="0"/>
        </w:rPr>
        <w:t xml:space="preserve"> </w:t>
      </w:r>
      <w:proofErr w:type="spellStart"/>
      <w:r w:rsidRPr="000378D6">
        <w:rPr>
          <w:b w:val="0"/>
          <w:bCs w:val="0"/>
        </w:rPr>
        <w:t>tidak</w:t>
      </w:r>
      <w:proofErr w:type="spellEnd"/>
      <w:r w:rsidRPr="000378D6">
        <w:rPr>
          <w:b w:val="0"/>
          <w:bCs w:val="0"/>
        </w:rPr>
        <w:t xml:space="preserve"> </w:t>
      </w:r>
      <w:proofErr w:type="spellStart"/>
      <w:r w:rsidRPr="000378D6">
        <w:rPr>
          <w:b w:val="0"/>
          <w:bCs w:val="0"/>
        </w:rPr>
        <w:t>efektif</w:t>
      </w:r>
      <w:proofErr w:type="spellEnd"/>
      <w:r w:rsidRPr="000378D6">
        <w:rPr>
          <w:b w:val="0"/>
          <w:bCs w:val="0"/>
        </w:rPr>
        <w:t xml:space="preserve"> </w:t>
      </w:r>
      <w:proofErr w:type="spellStart"/>
      <w:r w:rsidRPr="000378D6">
        <w:rPr>
          <w:b w:val="0"/>
          <w:bCs w:val="0"/>
        </w:rPr>
        <w:t>selain</w:t>
      </w:r>
      <w:proofErr w:type="spellEnd"/>
      <w:r w:rsidRPr="000378D6">
        <w:rPr>
          <w:b w:val="0"/>
          <w:bCs w:val="0"/>
        </w:rPr>
        <w:t xml:space="preserve"> </w:t>
      </w:r>
      <w:proofErr w:type="spellStart"/>
      <w:r w:rsidRPr="000378D6">
        <w:rPr>
          <w:b w:val="0"/>
          <w:bCs w:val="0"/>
        </w:rPr>
        <w:t>itu</w:t>
      </w:r>
      <w:proofErr w:type="spellEnd"/>
      <w:r w:rsidRPr="000378D6">
        <w:rPr>
          <w:b w:val="0"/>
          <w:bCs w:val="0"/>
        </w:rPr>
        <w:t xml:space="preserve"> </w:t>
      </w:r>
      <w:proofErr w:type="spellStart"/>
      <w:r w:rsidRPr="000378D6">
        <w:rPr>
          <w:b w:val="0"/>
          <w:bCs w:val="0"/>
        </w:rPr>
        <w:t>anggota</w:t>
      </w:r>
      <w:proofErr w:type="spellEnd"/>
      <w:r w:rsidRPr="000378D6">
        <w:rPr>
          <w:b w:val="0"/>
          <w:bCs w:val="0"/>
        </w:rPr>
        <w:t xml:space="preserve"> </w:t>
      </w:r>
      <w:proofErr w:type="spellStart"/>
      <w:r w:rsidRPr="000378D6">
        <w:rPr>
          <w:b w:val="0"/>
          <w:bCs w:val="0"/>
        </w:rPr>
        <w:t>perpustakaan</w:t>
      </w:r>
      <w:proofErr w:type="spellEnd"/>
      <w:r w:rsidRPr="000378D6">
        <w:rPr>
          <w:b w:val="0"/>
          <w:bCs w:val="0"/>
        </w:rPr>
        <w:t xml:space="preserve"> juga </w:t>
      </w:r>
      <w:proofErr w:type="spellStart"/>
      <w:r w:rsidRPr="000378D6">
        <w:rPr>
          <w:b w:val="0"/>
          <w:bCs w:val="0"/>
        </w:rPr>
        <w:t>kesulitan</w:t>
      </w:r>
      <w:proofErr w:type="spellEnd"/>
      <w:r w:rsidRPr="000378D6">
        <w:rPr>
          <w:b w:val="0"/>
          <w:bCs w:val="0"/>
        </w:rPr>
        <w:t xml:space="preserve"> </w:t>
      </w:r>
      <w:proofErr w:type="spellStart"/>
      <w:r w:rsidRPr="000378D6">
        <w:rPr>
          <w:b w:val="0"/>
          <w:bCs w:val="0"/>
        </w:rPr>
        <w:t>dalam</w:t>
      </w:r>
      <w:proofErr w:type="spellEnd"/>
      <w:r w:rsidRPr="000378D6">
        <w:rPr>
          <w:b w:val="0"/>
          <w:bCs w:val="0"/>
        </w:rPr>
        <w:t xml:space="preserve"> </w:t>
      </w:r>
      <w:proofErr w:type="spellStart"/>
      <w:r w:rsidRPr="000378D6">
        <w:rPr>
          <w:b w:val="0"/>
          <w:bCs w:val="0"/>
        </w:rPr>
        <w:t>mencari</w:t>
      </w:r>
      <w:proofErr w:type="spellEnd"/>
      <w:r w:rsidRPr="000378D6">
        <w:rPr>
          <w:b w:val="0"/>
          <w:bCs w:val="0"/>
        </w:rPr>
        <w:t xml:space="preserve"> </w:t>
      </w:r>
      <w:proofErr w:type="spellStart"/>
      <w:r w:rsidRPr="000378D6">
        <w:rPr>
          <w:b w:val="0"/>
          <w:bCs w:val="0"/>
        </w:rPr>
        <w:t>buku</w:t>
      </w:r>
      <w:proofErr w:type="spellEnd"/>
      <w:r w:rsidRPr="000378D6">
        <w:rPr>
          <w:b w:val="0"/>
          <w:bCs w:val="0"/>
        </w:rPr>
        <w:t xml:space="preserve"> yang </w:t>
      </w:r>
      <w:proofErr w:type="spellStart"/>
      <w:r w:rsidRPr="000378D6">
        <w:rPr>
          <w:b w:val="0"/>
          <w:bCs w:val="0"/>
        </w:rPr>
        <w:t>ada</w:t>
      </w:r>
      <w:proofErr w:type="spellEnd"/>
      <w:r w:rsidRPr="000378D6">
        <w:rPr>
          <w:b w:val="0"/>
          <w:bCs w:val="0"/>
        </w:rPr>
        <w:t xml:space="preserve"> </w:t>
      </w:r>
      <w:proofErr w:type="spellStart"/>
      <w:r w:rsidRPr="000378D6">
        <w:rPr>
          <w:b w:val="0"/>
          <w:bCs w:val="0"/>
        </w:rPr>
        <w:t>diperpustakaan</w:t>
      </w:r>
      <w:proofErr w:type="spellEnd"/>
      <w:r w:rsidR="00AC4964" w:rsidRPr="000378D6">
        <w:rPr>
          <w:b w:val="0"/>
          <w:bCs w:val="0"/>
        </w:rPr>
        <w:t xml:space="preserve">, oleh </w:t>
      </w:r>
      <w:proofErr w:type="spellStart"/>
      <w:r w:rsidR="00AC4964" w:rsidRPr="000378D6">
        <w:rPr>
          <w:b w:val="0"/>
          <w:bCs w:val="0"/>
        </w:rPr>
        <w:t>karena</w:t>
      </w:r>
      <w:proofErr w:type="spellEnd"/>
      <w:r w:rsidR="00AC4964" w:rsidRPr="000378D6">
        <w:rPr>
          <w:b w:val="0"/>
          <w:bCs w:val="0"/>
        </w:rPr>
        <w:t xml:space="preserve"> </w:t>
      </w:r>
      <w:proofErr w:type="spellStart"/>
      <w:r w:rsidR="00AC4964" w:rsidRPr="000378D6">
        <w:rPr>
          <w:b w:val="0"/>
          <w:bCs w:val="0"/>
        </w:rPr>
        <w:t>itu</w:t>
      </w:r>
      <w:proofErr w:type="spellEnd"/>
      <w:r w:rsidR="00AC4964" w:rsidRPr="000378D6">
        <w:rPr>
          <w:b w:val="0"/>
          <w:bCs w:val="0"/>
        </w:rPr>
        <w:t xml:space="preserve"> </w:t>
      </w:r>
      <w:proofErr w:type="spellStart"/>
      <w:r w:rsidR="00AC4964" w:rsidRPr="000378D6">
        <w:rPr>
          <w:b w:val="0"/>
          <w:bCs w:val="0"/>
        </w:rPr>
        <w:t>maka</w:t>
      </w:r>
      <w:proofErr w:type="spellEnd"/>
      <w:r w:rsidR="00AC4964" w:rsidRPr="000378D6">
        <w:rPr>
          <w:b w:val="0"/>
          <w:bCs w:val="0"/>
        </w:rPr>
        <w:t xml:space="preserve"> </w:t>
      </w:r>
      <w:proofErr w:type="spellStart"/>
      <w:r w:rsidR="00AC4964" w:rsidRPr="000378D6">
        <w:rPr>
          <w:b w:val="0"/>
          <w:bCs w:val="0"/>
        </w:rPr>
        <w:t>dibutuhkan</w:t>
      </w:r>
      <w:proofErr w:type="spellEnd"/>
      <w:r w:rsidR="00AC4964" w:rsidRPr="000378D6">
        <w:rPr>
          <w:b w:val="0"/>
          <w:bCs w:val="0"/>
        </w:rPr>
        <w:t xml:space="preserve"> </w:t>
      </w:r>
      <w:proofErr w:type="spellStart"/>
      <w:r w:rsidR="00AC4964" w:rsidRPr="000378D6">
        <w:rPr>
          <w:b w:val="0"/>
          <w:bCs w:val="0"/>
        </w:rPr>
        <w:t>sebuah</w:t>
      </w:r>
      <w:proofErr w:type="spellEnd"/>
      <w:r w:rsidR="00AC4964" w:rsidRPr="000378D6">
        <w:rPr>
          <w:b w:val="0"/>
          <w:bCs w:val="0"/>
        </w:rPr>
        <w:t xml:space="preserve"> </w:t>
      </w:r>
      <w:proofErr w:type="spellStart"/>
      <w:r w:rsidR="00AC4964" w:rsidRPr="000378D6">
        <w:rPr>
          <w:b w:val="0"/>
          <w:bCs w:val="0"/>
        </w:rPr>
        <w:t>sistem</w:t>
      </w:r>
      <w:proofErr w:type="spellEnd"/>
      <w:r w:rsidR="00AC4964" w:rsidRPr="000378D6">
        <w:rPr>
          <w:b w:val="0"/>
          <w:bCs w:val="0"/>
        </w:rPr>
        <w:t xml:space="preserve"> </w:t>
      </w:r>
      <w:proofErr w:type="spellStart"/>
      <w:r w:rsidR="00AC4964" w:rsidRPr="000378D6">
        <w:rPr>
          <w:b w:val="0"/>
          <w:bCs w:val="0"/>
        </w:rPr>
        <w:t>informasi</w:t>
      </w:r>
      <w:proofErr w:type="spellEnd"/>
      <w:r w:rsidR="00AC4964" w:rsidRPr="000378D6">
        <w:rPr>
          <w:b w:val="0"/>
          <w:bCs w:val="0"/>
        </w:rPr>
        <w:t xml:space="preserve"> </w:t>
      </w:r>
      <w:proofErr w:type="spellStart"/>
      <w:r w:rsidR="00AC4964" w:rsidRPr="000378D6">
        <w:rPr>
          <w:b w:val="0"/>
          <w:bCs w:val="0"/>
        </w:rPr>
        <w:t>perangkat</w:t>
      </w:r>
      <w:proofErr w:type="spellEnd"/>
      <w:r w:rsidR="00AC4964" w:rsidRPr="000378D6">
        <w:rPr>
          <w:b w:val="0"/>
          <w:bCs w:val="0"/>
        </w:rPr>
        <w:t xml:space="preserve"> </w:t>
      </w:r>
      <w:proofErr w:type="spellStart"/>
      <w:r w:rsidR="00AC4964" w:rsidRPr="000378D6">
        <w:rPr>
          <w:b w:val="0"/>
          <w:bCs w:val="0"/>
        </w:rPr>
        <w:t>lunak</w:t>
      </w:r>
      <w:proofErr w:type="spellEnd"/>
      <w:r w:rsidR="00AC4964" w:rsidRPr="000378D6">
        <w:rPr>
          <w:b w:val="0"/>
          <w:bCs w:val="0"/>
        </w:rPr>
        <w:t xml:space="preserve"> </w:t>
      </w:r>
      <w:proofErr w:type="spellStart"/>
      <w:r w:rsidR="00AC4964" w:rsidRPr="000378D6">
        <w:rPr>
          <w:b w:val="0"/>
          <w:bCs w:val="0"/>
        </w:rPr>
        <w:t>komputer</w:t>
      </w:r>
      <w:proofErr w:type="spellEnd"/>
      <w:r w:rsidR="00AC4964" w:rsidRPr="000378D6">
        <w:rPr>
          <w:b w:val="0"/>
          <w:bCs w:val="0"/>
        </w:rPr>
        <w:t xml:space="preserve"> </w:t>
      </w:r>
      <w:proofErr w:type="spellStart"/>
      <w:r w:rsidR="00AC4964" w:rsidRPr="000378D6">
        <w:rPr>
          <w:b w:val="0"/>
          <w:bCs w:val="0"/>
        </w:rPr>
        <w:t>untuk</w:t>
      </w:r>
      <w:proofErr w:type="spellEnd"/>
      <w:r w:rsidR="00AC4964" w:rsidRPr="000378D6">
        <w:rPr>
          <w:b w:val="0"/>
          <w:bCs w:val="0"/>
        </w:rPr>
        <w:t xml:space="preserve"> </w:t>
      </w:r>
      <w:proofErr w:type="spellStart"/>
      <w:r w:rsidR="00AC4964" w:rsidRPr="000378D6">
        <w:rPr>
          <w:b w:val="0"/>
          <w:bCs w:val="0"/>
        </w:rPr>
        <w:t>pengelolaan</w:t>
      </w:r>
      <w:proofErr w:type="spellEnd"/>
      <w:r w:rsidR="00AC4964" w:rsidRPr="000378D6">
        <w:rPr>
          <w:b w:val="0"/>
          <w:bCs w:val="0"/>
        </w:rPr>
        <w:t xml:space="preserve"> </w:t>
      </w:r>
      <w:proofErr w:type="spellStart"/>
      <w:r w:rsidR="00AC4964" w:rsidRPr="000378D6">
        <w:rPr>
          <w:b w:val="0"/>
          <w:bCs w:val="0"/>
        </w:rPr>
        <w:t>perpustakaan</w:t>
      </w:r>
      <w:proofErr w:type="spellEnd"/>
      <w:r w:rsidR="00AC4964" w:rsidRPr="000378D6">
        <w:rPr>
          <w:b w:val="0"/>
          <w:bCs w:val="0"/>
        </w:rPr>
        <w:t xml:space="preserve"> </w:t>
      </w:r>
      <w:proofErr w:type="spellStart"/>
      <w:r w:rsidR="00AC4964" w:rsidRPr="000378D6">
        <w:rPr>
          <w:b w:val="0"/>
          <w:bCs w:val="0"/>
        </w:rPr>
        <w:t>ini</w:t>
      </w:r>
      <w:proofErr w:type="spellEnd"/>
      <w:r w:rsidR="00AC4964" w:rsidRPr="000378D6">
        <w:rPr>
          <w:b w:val="0"/>
          <w:bCs w:val="0"/>
        </w:rPr>
        <w:t xml:space="preserve"> </w:t>
      </w:r>
      <w:proofErr w:type="spellStart"/>
      <w:r w:rsidR="00AC4964" w:rsidRPr="000378D6">
        <w:rPr>
          <w:b w:val="0"/>
          <w:bCs w:val="0"/>
        </w:rPr>
        <w:t>berdasarkan</w:t>
      </w:r>
      <w:proofErr w:type="spellEnd"/>
      <w:r w:rsidR="00AC4964" w:rsidRPr="000378D6">
        <w:rPr>
          <w:b w:val="0"/>
          <w:bCs w:val="0"/>
        </w:rPr>
        <w:t xml:space="preserve"> </w:t>
      </w:r>
      <w:proofErr w:type="spellStart"/>
      <w:r w:rsidR="00AC4964" w:rsidRPr="000378D6">
        <w:rPr>
          <w:b w:val="0"/>
          <w:bCs w:val="0"/>
        </w:rPr>
        <w:t>uraian</w:t>
      </w:r>
      <w:proofErr w:type="spellEnd"/>
      <w:r w:rsidR="00AC4964" w:rsidRPr="000378D6">
        <w:rPr>
          <w:b w:val="0"/>
          <w:bCs w:val="0"/>
        </w:rPr>
        <w:t xml:space="preserve"> </w:t>
      </w:r>
      <w:proofErr w:type="spellStart"/>
      <w:r w:rsidR="00AC4964" w:rsidRPr="000378D6">
        <w:rPr>
          <w:b w:val="0"/>
          <w:bCs w:val="0"/>
        </w:rPr>
        <w:t>diatas</w:t>
      </w:r>
      <w:proofErr w:type="spellEnd"/>
      <w:r w:rsidR="00AC4964" w:rsidRPr="000378D6">
        <w:rPr>
          <w:b w:val="0"/>
          <w:bCs w:val="0"/>
        </w:rPr>
        <w:t xml:space="preserve">, </w:t>
      </w:r>
      <w:proofErr w:type="spellStart"/>
      <w:r w:rsidR="00AC4964" w:rsidRPr="000378D6">
        <w:rPr>
          <w:b w:val="0"/>
          <w:bCs w:val="0"/>
        </w:rPr>
        <w:t>untuk</w:t>
      </w:r>
      <w:proofErr w:type="spellEnd"/>
      <w:r w:rsidR="00AC4964" w:rsidRPr="000378D6">
        <w:rPr>
          <w:b w:val="0"/>
          <w:bCs w:val="0"/>
        </w:rPr>
        <w:t xml:space="preserve"> </w:t>
      </w:r>
      <w:proofErr w:type="spellStart"/>
      <w:r w:rsidR="00AC4964" w:rsidRPr="000378D6">
        <w:rPr>
          <w:b w:val="0"/>
          <w:bCs w:val="0"/>
        </w:rPr>
        <w:t>memenuhi</w:t>
      </w:r>
      <w:proofErr w:type="spellEnd"/>
      <w:r w:rsidR="00AC4964" w:rsidRPr="000378D6">
        <w:rPr>
          <w:b w:val="0"/>
          <w:bCs w:val="0"/>
        </w:rPr>
        <w:t xml:space="preserve"> </w:t>
      </w:r>
      <w:proofErr w:type="spellStart"/>
      <w:r w:rsidR="00AC4964" w:rsidRPr="000378D6">
        <w:rPr>
          <w:b w:val="0"/>
          <w:bCs w:val="0"/>
        </w:rPr>
        <w:t>tugas</w:t>
      </w:r>
      <w:proofErr w:type="spellEnd"/>
      <w:r w:rsidR="00AC4964" w:rsidRPr="000378D6">
        <w:rPr>
          <w:b w:val="0"/>
          <w:bCs w:val="0"/>
        </w:rPr>
        <w:t xml:space="preserve"> </w:t>
      </w:r>
      <w:proofErr w:type="spellStart"/>
      <w:r w:rsidR="00AC4964" w:rsidRPr="000378D6">
        <w:rPr>
          <w:b w:val="0"/>
          <w:bCs w:val="0"/>
        </w:rPr>
        <w:t>akhir</w:t>
      </w:r>
      <w:proofErr w:type="spellEnd"/>
      <w:r w:rsidR="00AC4964" w:rsidRPr="000378D6">
        <w:rPr>
          <w:b w:val="0"/>
          <w:bCs w:val="0"/>
        </w:rPr>
        <w:t xml:space="preserve"> </w:t>
      </w:r>
      <w:proofErr w:type="spellStart"/>
      <w:r w:rsidR="00AC4964" w:rsidRPr="000378D6">
        <w:rPr>
          <w:b w:val="0"/>
          <w:bCs w:val="0"/>
        </w:rPr>
        <w:t>ini</w:t>
      </w:r>
      <w:proofErr w:type="spellEnd"/>
      <w:r w:rsidR="00AC4964" w:rsidRPr="000378D6">
        <w:rPr>
          <w:b w:val="0"/>
          <w:bCs w:val="0"/>
        </w:rPr>
        <w:t xml:space="preserve"> </w:t>
      </w:r>
      <w:proofErr w:type="spellStart"/>
      <w:r w:rsidR="00AC4964" w:rsidRPr="000378D6">
        <w:rPr>
          <w:b w:val="0"/>
          <w:bCs w:val="0"/>
        </w:rPr>
        <w:t>penulis</w:t>
      </w:r>
      <w:proofErr w:type="spellEnd"/>
      <w:r w:rsidR="00AC4964" w:rsidRPr="000378D6">
        <w:rPr>
          <w:b w:val="0"/>
          <w:bCs w:val="0"/>
        </w:rPr>
        <w:t xml:space="preserve"> </w:t>
      </w:r>
      <w:proofErr w:type="spellStart"/>
      <w:r w:rsidR="00AC4964" w:rsidRPr="000378D6">
        <w:rPr>
          <w:b w:val="0"/>
          <w:bCs w:val="0"/>
        </w:rPr>
        <w:t>ingin</w:t>
      </w:r>
      <w:proofErr w:type="spellEnd"/>
      <w:r w:rsidR="00AC4964" w:rsidRPr="000378D6">
        <w:rPr>
          <w:b w:val="0"/>
          <w:bCs w:val="0"/>
        </w:rPr>
        <w:t xml:space="preserve"> </w:t>
      </w:r>
      <w:proofErr w:type="spellStart"/>
      <w:r w:rsidR="00AC4964" w:rsidRPr="000378D6">
        <w:rPr>
          <w:b w:val="0"/>
          <w:bCs w:val="0"/>
        </w:rPr>
        <w:t>membuat</w:t>
      </w:r>
      <w:proofErr w:type="spellEnd"/>
      <w:r w:rsidR="00AC4964" w:rsidRPr="000378D6">
        <w:rPr>
          <w:b w:val="0"/>
          <w:bCs w:val="0"/>
        </w:rPr>
        <w:t xml:space="preserve"> </w:t>
      </w:r>
      <w:proofErr w:type="spellStart"/>
      <w:r w:rsidR="00AC4964" w:rsidRPr="000378D6">
        <w:rPr>
          <w:b w:val="0"/>
          <w:bCs w:val="0"/>
        </w:rPr>
        <w:t>sebuah</w:t>
      </w:r>
      <w:proofErr w:type="spellEnd"/>
      <w:r w:rsidR="00AC4964" w:rsidRPr="000378D6">
        <w:rPr>
          <w:b w:val="0"/>
          <w:bCs w:val="0"/>
        </w:rPr>
        <w:t xml:space="preserve"> </w:t>
      </w:r>
      <w:proofErr w:type="spellStart"/>
      <w:r w:rsidR="00AC4964" w:rsidRPr="000378D6">
        <w:rPr>
          <w:b w:val="0"/>
          <w:bCs w:val="0"/>
        </w:rPr>
        <w:t>Sistem</w:t>
      </w:r>
      <w:proofErr w:type="spellEnd"/>
      <w:r w:rsidR="00AC4964" w:rsidRPr="000378D6">
        <w:rPr>
          <w:b w:val="0"/>
          <w:bCs w:val="0"/>
        </w:rPr>
        <w:t xml:space="preserve"> </w:t>
      </w:r>
      <w:proofErr w:type="spellStart"/>
      <w:r w:rsidR="00AC4964" w:rsidRPr="000378D6">
        <w:rPr>
          <w:b w:val="0"/>
          <w:bCs w:val="0"/>
        </w:rPr>
        <w:t>Informasi</w:t>
      </w:r>
      <w:proofErr w:type="spellEnd"/>
      <w:r w:rsidR="00AC4964" w:rsidRPr="000378D6">
        <w:rPr>
          <w:b w:val="0"/>
          <w:bCs w:val="0"/>
        </w:rPr>
        <w:t xml:space="preserve"> </w:t>
      </w:r>
      <w:proofErr w:type="spellStart"/>
      <w:r w:rsidR="00AC4964" w:rsidRPr="000378D6">
        <w:rPr>
          <w:b w:val="0"/>
          <w:bCs w:val="0"/>
        </w:rPr>
        <w:t>Perpustakaan</w:t>
      </w:r>
      <w:proofErr w:type="spellEnd"/>
      <w:r w:rsidR="00AC4964" w:rsidRPr="000378D6">
        <w:rPr>
          <w:b w:val="0"/>
          <w:bCs w:val="0"/>
        </w:rPr>
        <w:t xml:space="preserve"> </w:t>
      </w:r>
      <w:proofErr w:type="spellStart"/>
      <w:r w:rsidR="00AC4964" w:rsidRPr="000378D6">
        <w:rPr>
          <w:b w:val="0"/>
          <w:bCs w:val="0"/>
        </w:rPr>
        <w:t>Berbasis</w:t>
      </w:r>
      <w:proofErr w:type="spellEnd"/>
      <w:r w:rsidR="00AC4964" w:rsidRPr="000378D6">
        <w:rPr>
          <w:b w:val="0"/>
          <w:bCs w:val="0"/>
        </w:rPr>
        <w:t xml:space="preserve"> </w:t>
      </w:r>
      <w:r w:rsidR="00AC4964" w:rsidRPr="00EF7E0E">
        <w:rPr>
          <w:b w:val="0"/>
          <w:bCs w:val="0"/>
          <w:i/>
          <w:iCs/>
        </w:rPr>
        <w:t>Web</w:t>
      </w:r>
      <w:r w:rsidR="00AC4964" w:rsidRPr="000378D6">
        <w:rPr>
          <w:b w:val="0"/>
          <w:bCs w:val="0"/>
        </w:rPr>
        <w:t xml:space="preserve"> pada SMP Negeri 16 Cirebon</w:t>
      </w:r>
      <w:r w:rsidR="00205A73" w:rsidRPr="000378D6">
        <w:rPr>
          <w:b w:val="0"/>
          <w:bCs w:val="0"/>
        </w:rPr>
        <w:t>.</w:t>
      </w:r>
    </w:p>
    <w:p w14:paraId="23E28085" w14:textId="4846DF5F" w:rsidR="00AD286F" w:rsidRPr="009748C3" w:rsidRDefault="00205A73" w:rsidP="00EF7E0E">
      <w:pPr>
        <w:spacing w:after="0" w:line="360" w:lineRule="auto"/>
        <w:ind w:left="567" w:firstLine="567"/>
        <w:jc w:val="both"/>
        <w:rPr>
          <w:rFonts w:ascii="Times New Roman" w:hAnsi="Times New Roman" w:cs="Times New Roman"/>
          <w:sz w:val="24"/>
          <w:szCs w:val="24"/>
          <w:lang w:val="en-US"/>
        </w:rPr>
        <w:sectPr w:rsidR="00AD286F" w:rsidRPr="009748C3" w:rsidSect="00276BAE">
          <w:footerReference w:type="default" r:id="rId15"/>
          <w:pgSz w:w="11906" w:h="16838"/>
          <w:pgMar w:top="2268" w:right="1701" w:bottom="1701" w:left="2268" w:header="708" w:footer="708" w:gutter="0"/>
          <w:pgNumType w:start="2"/>
          <w:cols w:space="708"/>
          <w:docGrid w:linePitch="360"/>
        </w:sectPr>
      </w:pPr>
      <w:r w:rsidRPr="00205A73">
        <w:rPr>
          <w:rFonts w:ascii="Times New Roman" w:hAnsi="Times New Roman" w:cs="Times New Roman"/>
          <w:sz w:val="24"/>
          <w:szCs w:val="24"/>
        </w:rPr>
        <w:lastRenderedPageBreak/>
        <w:t xml:space="preserve">Sistem </w:t>
      </w:r>
      <w:r w:rsidR="00EF7E0E">
        <w:rPr>
          <w:rFonts w:ascii="Times New Roman" w:hAnsi="Times New Roman" w:cs="Times New Roman"/>
          <w:sz w:val="24"/>
          <w:szCs w:val="24"/>
          <w:lang w:val="en-US"/>
        </w:rPr>
        <w:t>I</w:t>
      </w:r>
      <w:r w:rsidRPr="00205A73">
        <w:rPr>
          <w:rFonts w:ascii="Times New Roman" w:hAnsi="Times New Roman" w:cs="Times New Roman"/>
          <w:sz w:val="24"/>
          <w:szCs w:val="24"/>
        </w:rPr>
        <w:t xml:space="preserve">nformasi </w:t>
      </w:r>
      <w:r w:rsidR="00EF7E0E">
        <w:rPr>
          <w:rFonts w:ascii="Times New Roman" w:hAnsi="Times New Roman" w:cs="Times New Roman"/>
          <w:sz w:val="24"/>
          <w:szCs w:val="24"/>
          <w:lang w:val="en-US"/>
        </w:rPr>
        <w:t>P</w:t>
      </w:r>
      <w:r w:rsidRPr="00205A73">
        <w:rPr>
          <w:rFonts w:ascii="Times New Roman" w:hAnsi="Times New Roman" w:cs="Times New Roman"/>
          <w:sz w:val="24"/>
          <w:szCs w:val="24"/>
        </w:rPr>
        <w:t>erpustakaan ini memiliki beberapa kelebihan diantaranya yaitu anggota perpustakaan dapat melihat koleksi buku dan stok buku pada perpustakaan dengan melakukan pencarian buku (</w:t>
      </w:r>
      <w:r w:rsidRPr="00EF7E0E">
        <w:rPr>
          <w:rFonts w:ascii="Times New Roman" w:hAnsi="Times New Roman" w:cs="Times New Roman"/>
          <w:i/>
          <w:iCs/>
          <w:sz w:val="24"/>
          <w:szCs w:val="24"/>
        </w:rPr>
        <w:t>searching</w:t>
      </w:r>
      <w:r w:rsidRPr="00205A73">
        <w:rPr>
          <w:rFonts w:ascii="Times New Roman" w:hAnsi="Times New Roman" w:cs="Times New Roman"/>
          <w:sz w:val="24"/>
          <w:szCs w:val="24"/>
        </w:rPr>
        <w:t>) pada aplikasi perpustakaan ini sehingga mempermudah anggota perpustakaan dalam memperoleh informasi mengenai buku yang terdapat di perpustakaan</w:t>
      </w:r>
      <w:r>
        <w:rPr>
          <w:rFonts w:ascii="Times New Roman" w:hAnsi="Times New Roman" w:cs="Times New Roman"/>
          <w:sz w:val="24"/>
          <w:szCs w:val="24"/>
          <w:lang w:val="en-US"/>
        </w:rPr>
        <w:t>, p</w:t>
      </w:r>
      <w:r w:rsidRPr="00205A73">
        <w:rPr>
          <w:rFonts w:ascii="Times New Roman" w:hAnsi="Times New Roman" w:cs="Times New Roman"/>
          <w:sz w:val="24"/>
          <w:szCs w:val="24"/>
        </w:rPr>
        <w:t>etugas perpustakaan juga tidak akan kesulitan dalam penghitungan denda karena dalam aplikasi ini terdapat penghitungan denda secara otomatis berdasarkan tanggal peminjaman dan tanggal pengembalian buku serta dalam pembuatan laporan peminjaman buku</w:t>
      </w:r>
      <w:r>
        <w:rPr>
          <w:rFonts w:ascii="Times New Roman" w:hAnsi="Times New Roman" w:cs="Times New Roman"/>
          <w:sz w:val="24"/>
          <w:szCs w:val="24"/>
          <w:lang w:val="en-US"/>
        </w:rPr>
        <w:t>, a</w:t>
      </w:r>
      <w:r w:rsidRPr="00205A73">
        <w:rPr>
          <w:rFonts w:ascii="Times New Roman" w:hAnsi="Times New Roman" w:cs="Times New Roman"/>
          <w:sz w:val="24"/>
          <w:szCs w:val="24"/>
        </w:rPr>
        <w:t>plikasi ini juga menggunakan database sehingga semua data akan tersimpan dengan rapi, terjamin keamanan dan keakuratan datanya dan proses pendataan buku dapat dilakukan dengan cepat, tepat dan akurat.</w:t>
      </w:r>
    </w:p>
    <w:p w14:paraId="62601873" w14:textId="77777777" w:rsidR="00AD286F" w:rsidRPr="000378D6" w:rsidRDefault="00AD286F" w:rsidP="00AD286F">
      <w:pPr>
        <w:rPr>
          <w:sz w:val="28"/>
          <w:szCs w:val="28"/>
        </w:rPr>
      </w:pPr>
    </w:p>
    <w:p w14:paraId="3C70C6C7" w14:textId="3980497F" w:rsidR="00D124E5" w:rsidRPr="00AB51C1" w:rsidRDefault="006F3D7F" w:rsidP="00AB51C1">
      <w:pPr>
        <w:pStyle w:val="Heading2"/>
        <w:spacing w:before="0" w:line="360" w:lineRule="auto"/>
        <w:rPr>
          <w:rFonts w:ascii="Times New Roman" w:hAnsi="Times New Roman" w:cs="Times New Roman"/>
          <w:b/>
          <w:bCs/>
          <w:color w:val="auto"/>
          <w:sz w:val="24"/>
          <w:szCs w:val="24"/>
        </w:rPr>
      </w:pPr>
      <w:bookmarkStart w:id="31" w:name="_Toc147990100"/>
      <w:bookmarkStart w:id="32" w:name="_Toc148013432"/>
      <w:bookmarkStart w:id="33" w:name="_Toc148013534"/>
      <w:r w:rsidRPr="00AB51C1">
        <w:rPr>
          <w:rFonts w:ascii="Times New Roman" w:hAnsi="Times New Roman" w:cs="Times New Roman"/>
          <w:b/>
          <w:bCs/>
          <w:color w:val="auto"/>
          <w:sz w:val="24"/>
          <w:szCs w:val="24"/>
        </w:rPr>
        <w:t>Maksud dan Tujuan</w:t>
      </w:r>
      <w:bookmarkEnd w:id="31"/>
      <w:bookmarkEnd w:id="32"/>
      <w:bookmarkEnd w:id="33"/>
    </w:p>
    <w:p w14:paraId="7C65055B" w14:textId="25BE542B" w:rsidR="00D124E5" w:rsidRPr="00D124E5" w:rsidRDefault="00D124E5" w:rsidP="00EF7E0E">
      <w:pPr>
        <w:spacing w:after="0" w:line="360" w:lineRule="auto"/>
        <w:ind w:left="567"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Maksud</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diharapkan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permasalahan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hambatan</w:t>
      </w:r>
      <w:proofErr w:type="spellEnd"/>
      <w:r w:rsidR="00EF7E0E">
        <w:rPr>
          <w:rFonts w:ascii="Times New Roman" w:hAnsi="Times New Roman" w:cs="Times New Roman"/>
          <w:sz w:val="24"/>
          <w:szCs w:val="24"/>
          <w:lang w:val="en-US"/>
        </w:rPr>
        <w:t xml:space="preserve"> </w:t>
      </w:r>
      <w:proofErr w:type="spellStart"/>
      <w:r w:rsidR="00EF7E0E">
        <w:rPr>
          <w:rFonts w:ascii="Times New Roman" w:hAnsi="Times New Roman" w:cs="Times New Roman"/>
          <w:sz w:val="24"/>
          <w:szCs w:val="24"/>
          <w:lang w:val="en-US"/>
        </w:rPr>
        <w:t>penegelolaan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perpustakaan</w:t>
      </w:r>
      <w:proofErr w:type="spellEnd"/>
      <w:r>
        <w:rPr>
          <w:rFonts w:ascii="Times New Roman" w:hAnsi="Times New Roman" w:cs="Times New Roman"/>
          <w:sz w:val="24"/>
          <w:szCs w:val="24"/>
          <w:lang w:val="en-US"/>
        </w:rPr>
        <w:t xml:space="preserve"> SMP Negeri 16 </w:t>
      </w:r>
      <w:proofErr w:type="gramStart"/>
      <w:r>
        <w:rPr>
          <w:rFonts w:ascii="Times New Roman" w:hAnsi="Times New Roman" w:cs="Times New Roman"/>
          <w:sz w:val="24"/>
          <w:szCs w:val="24"/>
          <w:lang w:val="en-US"/>
        </w:rPr>
        <w:t>Cirebon :</w:t>
      </w:r>
      <w:proofErr w:type="gramEnd"/>
      <w:r>
        <w:rPr>
          <w:rFonts w:ascii="Times New Roman" w:hAnsi="Times New Roman" w:cs="Times New Roman"/>
          <w:sz w:val="24"/>
          <w:szCs w:val="24"/>
          <w:lang w:val="en-US"/>
        </w:rPr>
        <w:t xml:space="preserve"> </w:t>
      </w:r>
    </w:p>
    <w:p w14:paraId="23C43A27" w14:textId="5D02FEC3" w:rsidR="00D124E5" w:rsidRPr="00D124E5" w:rsidRDefault="00D124E5" w:rsidP="00B24FFD">
      <w:pPr>
        <w:pStyle w:val="ListParagraph"/>
        <w:numPr>
          <w:ilvl w:val="0"/>
          <w:numId w:val="8"/>
        </w:numPr>
        <w:tabs>
          <w:tab w:val="left" w:pos="709"/>
          <w:tab w:val="left" w:pos="1276"/>
        </w:tabs>
        <w:spacing w:line="360" w:lineRule="auto"/>
        <w:ind w:left="993" w:hanging="284"/>
        <w:jc w:val="both"/>
        <w:rPr>
          <w:rFonts w:ascii="Times New Roman" w:hAnsi="Times New Roman" w:cs="Times New Roman"/>
          <w:sz w:val="24"/>
          <w:szCs w:val="24"/>
          <w:lang w:val="en-US"/>
        </w:rPr>
      </w:pPr>
      <w:r w:rsidRPr="00D124E5">
        <w:rPr>
          <w:rFonts w:ascii="Times New Roman" w:hAnsi="Times New Roman" w:cs="Times New Roman"/>
          <w:sz w:val="24"/>
          <w:szCs w:val="24"/>
        </w:rPr>
        <w:t>Mempermudah petugas perpustakaan dalam pengolahan data perpustakaan seperti pembuatan laporan (rekapitulasi peminjaman), penghitungan denda dalam pengembalian buku, menambah dan mencari informasi data buku, menambah data anggota serta transaksi peminjaman dan pengembalian buku sehingga mengefektifkan kinerja dari petugas perpustakaan serta menghemat pengeluaran anggaran biaya, waktu, tenaga dan pikiran.</w:t>
      </w:r>
    </w:p>
    <w:p w14:paraId="646996A4" w14:textId="3D7920F4" w:rsidR="00D124E5" w:rsidRDefault="00D124E5" w:rsidP="00B24FFD">
      <w:pPr>
        <w:pStyle w:val="ListParagraph"/>
        <w:numPr>
          <w:ilvl w:val="0"/>
          <w:numId w:val="8"/>
        </w:numPr>
        <w:tabs>
          <w:tab w:val="left" w:pos="1276"/>
        </w:tabs>
        <w:spacing w:after="0" w:line="360" w:lineRule="auto"/>
        <w:ind w:left="993" w:hanging="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mengetahui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prosedur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perpustakaan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sedang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berjalan</w:t>
      </w:r>
      <w:proofErr w:type="spellEnd"/>
      <w:r>
        <w:rPr>
          <w:rFonts w:ascii="Times New Roman" w:hAnsi="Times New Roman" w:cs="Times New Roman"/>
          <w:sz w:val="24"/>
          <w:szCs w:val="24"/>
          <w:lang w:val="en-US"/>
        </w:rPr>
        <w:t xml:space="preserve"> di SMP Negeri 16 Cirebon </w:t>
      </w:r>
      <w:proofErr w:type="spellStart"/>
      <w:r w:rsidR="00721074">
        <w:rPr>
          <w:rFonts w:ascii="Times New Roman" w:hAnsi="Times New Roman" w:cs="Times New Roman"/>
          <w:sz w:val="24"/>
          <w:szCs w:val="24"/>
          <w:lang w:val="en-US"/>
        </w:rPr>
        <w:t>saat</w:t>
      </w:r>
      <w:proofErr w:type="spellEnd"/>
      <w:r w:rsidR="00721074">
        <w:rPr>
          <w:rFonts w:ascii="Times New Roman" w:hAnsi="Times New Roman" w:cs="Times New Roman"/>
          <w:sz w:val="24"/>
          <w:szCs w:val="24"/>
          <w:lang w:val="en-US"/>
        </w:rPr>
        <w:t xml:space="preserve"> </w:t>
      </w:r>
      <w:proofErr w:type="spellStart"/>
      <w:r w:rsidR="00721074">
        <w:rPr>
          <w:rFonts w:ascii="Times New Roman" w:hAnsi="Times New Roman" w:cs="Times New Roman"/>
          <w:sz w:val="24"/>
          <w:szCs w:val="24"/>
          <w:lang w:val="en-US"/>
        </w:rPr>
        <w:t>ini</w:t>
      </w:r>
      <w:proofErr w:type="spellEnd"/>
      <w:r w:rsidR="00721074">
        <w:rPr>
          <w:rFonts w:ascii="Times New Roman" w:hAnsi="Times New Roman" w:cs="Times New Roman"/>
          <w:sz w:val="24"/>
          <w:szCs w:val="24"/>
          <w:lang w:val="en-US"/>
        </w:rPr>
        <w:t>.</w:t>
      </w:r>
    </w:p>
    <w:p w14:paraId="45F5BA97" w14:textId="6AF21066" w:rsidR="00146C3D" w:rsidRDefault="00721074" w:rsidP="00B24FFD">
      <w:pPr>
        <w:pStyle w:val="ListParagraph"/>
        <w:numPr>
          <w:ilvl w:val="0"/>
          <w:numId w:val="8"/>
        </w:numPr>
        <w:tabs>
          <w:tab w:val="left" w:pos="1276"/>
        </w:tabs>
        <w:spacing w:after="0" w:line="360" w:lineRule="auto"/>
        <w:ind w:left="993" w:hanging="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Membangun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Perpustakaan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Berbasis</w:t>
      </w:r>
      <w:proofErr w:type="spellEnd"/>
      <w:r>
        <w:rPr>
          <w:rFonts w:ascii="Times New Roman" w:hAnsi="Times New Roman" w:cs="Times New Roman"/>
          <w:sz w:val="24"/>
          <w:szCs w:val="24"/>
          <w:lang w:val="en-US"/>
        </w:rPr>
        <w:t xml:space="preserve"> </w:t>
      </w:r>
      <w:r w:rsidRPr="00EF7E0E">
        <w:rPr>
          <w:rFonts w:ascii="Times New Roman" w:hAnsi="Times New Roman" w:cs="Times New Roman"/>
          <w:i/>
          <w:iCs/>
          <w:sz w:val="24"/>
          <w:szCs w:val="24"/>
          <w:lang w:val="en-US"/>
        </w:rPr>
        <w:t>Web</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manajemen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bagi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petugas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perpustakaan</w:t>
      </w:r>
      <w:proofErr w:type="spellEnd"/>
    </w:p>
    <w:p w14:paraId="1B7E73EB" w14:textId="77777777" w:rsidR="007A1BF0" w:rsidRPr="007A1BF0" w:rsidRDefault="007A1BF0" w:rsidP="007A1BF0">
      <w:pPr>
        <w:spacing w:after="0" w:line="360" w:lineRule="auto"/>
        <w:jc w:val="both"/>
        <w:rPr>
          <w:rFonts w:ascii="Times New Roman" w:hAnsi="Times New Roman" w:cs="Times New Roman"/>
          <w:sz w:val="24"/>
          <w:szCs w:val="24"/>
          <w:lang w:val="en-US"/>
        </w:rPr>
      </w:pPr>
    </w:p>
    <w:p w14:paraId="5CF15A55" w14:textId="49DDDF03" w:rsidR="00721074" w:rsidRPr="00AB51C1" w:rsidRDefault="00721074" w:rsidP="00AB51C1">
      <w:pPr>
        <w:pStyle w:val="Heading2"/>
        <w:spacing w:before="0" w:line="360" w:lineRule="auto"/>
        <w:rPr>
          <w:rFonts w:ascii="Times New Roman" w:hAnsi="Times New Roman" w:cs="Times New Roman"/>
          <w:b/>
          <w:bCs/>
          <w:color w:val="auto"/>
          <w:sz w:val="24"/>
          <w:szCs w:val="24"/>
        </w:rPr>
      </w:pPr>
      <w:bookmarkStart w:id="34" w:name="_Toc147990101"/>
      <w:bookmarkStart w:id="35" w:name="_Toc148013433"/>
      <w:bookmarkStart w:id="36" w:name="_Toc148013535"/>
      <w:r w:rsidRPr="00AB51C1">
        <w:rPr>
          <w:rFonts w:ascii="Times New Roman" w:hAnsi="Times New Roman" w:cs="Times New Roman"/>
          <w:b/>
          <w:bCs/>
          <w:color w:val="auto"/>
          <w:sz w:val="24"/>
          <w:szCs w:val="24"/>
        </w:rPr>
        <w:t>Rumusan Tujuan Penulisan</w:t>
      </w:r>
      <w:bookmarkEnd w:id="34"/>
      <w:bookmarkEnd w:id="35"/>
      <w:bookmarkEnd w:id="36"/>
    </w:p>
    <w:p w14:paraId="6C2E9C1F" w14:textId="1505D2EE" w:rsidR="00721074" w:rsidRDefault="00721074" w:rsidP="004850FD">
      <w:pPr>
        <w:spacing w:after="0" w:line="360" w:lineRule="auto"/>
        <w:ind w:left="567" w:firstLine="14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Adapun </w:t>
      </w:r>
      <w:proofErr w:type="spellStart"/>
      <w:r>
        <w:rPr>
          <w:rFonts w:ascii="Times New Roman" w:hAnsi="Times New Roman" w:cs="Times New Roman"/>
          <w:sz w:val="24"/>
          <w:szCs w:val="24"/>
          <w:lang w:val="en-US"/>
        </w:rPr>
        <w:t>rumusan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laporan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gramEnd"/>
    </w:p>
    <w:p w14:paraId="454EAFAF" w14:textId="48C33C37" w:rsidR="00721074" w:rsidRDefault="001859D1" w:rsidP="00B24FFD">
      <w:pPr>
        <w:pStyle w:val="ListParagraph"/>
        <w:numPr>
          <w:ilvl w:val="0"/>
          <w:numId w:val="6"/>
        </w:numPr>
        <w:spacing w:after="0" w:line="360" w:lineRule="auto"/>
        <w:ind w:left="993" w:hanging="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Mempermudah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pengelolaan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perpustakaan</w:t>
      </w:r>
      <w:proofErr w:type="spellEnd"/>
      <w:r>
        <w:rPr>
          <w:rFonts w:ascii="Times New Roman" w:hAnsi="Times New Roman" w:cs="Times New Roman"/>
          <w:sz w:val="24"/>
          <w:szCs w:val="24"/>
          <w:lang w:val="en-US"/>
        </w:rPr>
        <w:t>.</w:t>
      </w:r>
    </w:p>
    <w:p w14:paraId="4E7ECFA2" w14:textId="04E9E8FE" w:rsidR="001859D1" w:rsidRDefault="001859D1" w:rsidP="00B24FFD">
      <w:pPr>
        <w:pStyle w:val="ListParagraph"/>
        <w:numPr>
          <w:ilvl w:val="0"/>
          <w:numId w:val="6"/>
        </w:numPr>
        <w:spacing w:after="0" w:line="360" w:lineRule="auto"/>
        <w:ind w:left="993" w:hanging="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Menjamin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akuransi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ketepatan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perhitungan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peminjaman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buku</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pengembalian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buku</w:t>
      </w:r>
      <w:proofErr w:type="spellEnd"/>
      <w:r>
        <w:rPr>
          <w:rFonts w:ascii="Times New Roman" w:hAnsi="Times New Roman" w:cs="Times New Roman"/>
          <w:sz w:val="24"/>
          <w:szCs w:val="24"/>
          <w:lang w:val="en-US"/>
        </w:rPr>
        <w:t>.</w:t>
      </w:r>
    </w:p>
    <w:p w14:paraId="2B530137" w14:textId="3EF34013" w:rsidR="001859D1" w:rsidRDefault="001859D1" w:rsidP="00B24FFD">
      <w:pPr>
        <w:pStyle w:val="ListParagraph"/>
        <w:numPr>
          <w:ilvl w:val="0"/>
          <w:numId w:val="6"/>
        </w:numPr>
        <w:spacing w:after="0" w:line="360" w:lineRule="auto"/>
        <w:ind w:left="993" w:hanging="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Meningkatkan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efisiensi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efektivitas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admin</w:t>
      </w:r>
    </w:p>
    <w:p w14:paraId="08EAA4AA" w14:textId="5D559323" w:rsidR="001859D1" w:rsidRDefault="001859D1" w:rsidP="00B24FFD">
      <w:pPr>
        <w:pStyle w:val="ListParagraph"/>
        <w:numPr>
          <w:ilvl w:val="0"/>
          <w:numId w:val="6"/>
        </w:numPr>
        <w:spacing w:after="0" w:line="360" w:lineRule="auto"/>
        <w:ind w:left="993" w:hanging="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Meminimalisir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kesalahan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pengelolaan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perpustakaan</w:t>
      </w:r>
      <w:proofErr w:type="spellEnd"/>
    </w:p>
    <w:p w14:paraId="437216F5" w14:textId="52B9F471" w:rsidR="001859D1" w:rsidRPr="001859D1" w:rsidRDefault="001859D1" w:rsidP="00B24FFD">
      <w:pPr>
        <w:pStyle w:val="ListParagraph"/>
        <w:numPr>
          <w:ilvl w:val="0"/>
          <w:numId w:val="6"/>
        </w:numPr>
        <w:spacing w:after="0" w:line="360" w:lineRule="auto"/>
        <w:ind w:left="993" w:hanging="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perpustakaan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akurat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cepat</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jelas</w:t>
      </w:r>
      <w:proofErr w:type="spellEnd"/>
      <w:r>
        <w:rPr>
          <w:rFonts w:ascii="Times New Roman" w:hAnsi="Times New Roman" w:cs="Times New Roman"/>
          <w:sz w:val="24"/>
          <w:szCs w:val="24"/>
          <w:lang w:val="en-US"/>
        </w:rPr>
        <w:t>.</w:t>
      </w:r>
    </w:p>
    <w:p w14:paraId="3396CCD4" w14:textId="77777777" w:rsidR="007A1BF0" w:rsidRDefault="007A1BF0" w:rsidP="007A1BF0">
      <w:pPr>
        <w:spacing w:after="0" w:line="360" w:lineRule="auto"/>
        <w:jc w:val="both"/>
        <w:rPr>
          <w:rFonts w:ascii="Times New Roman" w:hAnsi="Times New Roman" w:cs="Times New Roman"/>
          <w:sz w:val="24"/>
          <w:szCs w:val="24"/>
          <w:lang w:val="en-US"/>
        </w:rPr>
      </w:pPr>
    </w:p>
    <w:p w14:paraId="13A0131D" w14:textId="77777777" w:rsidR="00C92234" w:rsidRDefault="00C92234" w:rsidP="007A1BF0">
      <w:pPr>
        <w:spacing w:after="0" w:line="360" w:lineRule="auto"/>
        <w:jc w:val="both"/>
        <w:rPr>
          <w:rFonts w:ascii="Times New Roman" w:hAnsi="Times New Roman" w:cs="Times New Roman"/>
          <w:sz w:val="24"/>
          <w:szCs w:val="24"/>
          <w:lang w:val="en-US"/>
        </w:rPr>
      </w:pPr>
    </w:p>
    <w:p w14:paraId="3D015D26" w14:textId="77777777" w:rsidR="00C92234" w:rsidRDefault="00C92234" w:rsidP="007A1BF0">
      <w:pPr>
        <w:spacing w:after="0" w:line="360" w:lineRule="auto"/>
        <w:jc w:val="both"/>
        <w:rPr>
          <w:rFonts w:ascii="Times New Roman" w:hAnsi="Times New Roman" w:cs="Times New Roman"/>
          <w:sz w:val="24"/>
          <w:szCs w:val="24"/>
          <w:lang w:val="en-US"/>
        </w:rPr>
      </w:pPr>
    </w:p>
    <w:p w14:paraId="7B649970" w14:textId="77777777" w:rsidR="00C92234" w:rsidRDefault="00C92234" w:rsidP="007A1BF0">
      <w:pPr>
        <w:spacing w:after="0" w:line="360" w:lineRule="auto"/>
        <w:jc w:val="both"/>
        <w:rPr>
          <w:rFonts w:ascii="Times New Roman" w:hAnsi="Times New Roman" w:cs="Times New Roman"/>
          <w:sz w:val="28"/>
          <w:szCs w:val="28"/>
          <w:lang w:val="en-US"/>
        </w:rPr>
      </w:pPr>
    </w:p>
    <w:p w14:paraId="127C78D0" w14:textId="77777777" w:rsidR="000378D6" w:rsidRPr="000378D6" w:rsidRDefault="000378D6" w:rsidP="007A1BF0">
      <w:pPr>
        <w:spacing w:after="0" w:line="360" w:lineRule="auto"/>
        <w:jc w:val="both"/>
        <w:rPr>
          <w:rFonts w:ascii="Times New Roman" w:hAnsi="Times New Roman" w:cs="Times New Roman"/>
          <w:sz w:val="28"/>
          <w:szCs w:val="28"/>
          <w:lang w:val="en-US"/>
        </w:rPr>
      </w:pPr>
    </w:p>
    <w:p w14:paraId="59F5F3CA" w14:textId="77777777" w:rsidR="00893AB7" w:rsidRDefault="00893AB7" w:rsidP="00AD4B03">
      <w:pPr>
        <w:pStyle w:val="Heading2"/>
        <w:spacing w:line="360" w:lineRule="auto"/>
        <w:rPr>
          <w:ins w:id="37" w:author="Pipit Novita" w:date="2023-10-12T13:06:00Z"/>
          <w:rFonts w:ascii="Times New Roman" w:hAnsi="Times New Roman" w:cs="Times New Roman"/>
          <w:b/>
          <w:bCs/>
          <w:color w:val="auto"/>
          <w:sz w:val="24"/>
          <w:szCs w:val="24"/>
        </w:rPr>
        <w:sectPr w:rsidR="00893AB7" w:rsidSect="00276BAE">
          <w:footerReference w:type="default" r:id="rId16"/>
          <w:footerReference w:type="first" r:id="rId17"/>
          <w:pgSz w:w="11906" w:h="16838"/>
          <w:pgMar w:top="2268" w:right="1701" w:bottom="1701" w:left="2268" w:header="708" w:footer="708" w:gutter="0"/>
          <w:pgNumType w:start="3"/>
          <w:cols w:space="708"/>
          <w:docGrid w:linePitch="360"/>
        </w:sectPr>
      </w:pPr>
      <w:bookmarkStart w:id="38" w:name="_Toc147990102"/>
    </w:p>
    <w:p w14:paraId="76B693C1" w14:textId="0EFDDC6B" w:rsidR="006E3BB1" w:rsidRPr="00AD4B03" w:rsidRDefault="006E3BB1" w:rsidP="00AD4B03">
      <w:pPr>
        <w:pStyle w:val="Heading2"/>
        <w:spacing w:line="360" w:lineRule="auto"/>
        <w:rPr>
          <w:rFonts w:ascii="Times New Roman" w:hAnsi="Times New Roman" w:cs="Times New Roman"/>
          <w:b/>
          <w:bCs/>
          <w:color w:val="auto"/>
          <w:sz w:val="24"/>
          <w:szCs w:val="24"/>
        </w:rPr>
      </w:pPr>
      <w:bookmarkStart w:id="39" w:name="_Toc148013434"/>
      <w:bookmarkStart w:id="40" w:name="_Toc148013536"/>
      <w:r w:rsidRPr="00AD4B03">
        <w:rPr>
          <w:rFonts w:ascii="Times New Roman" w:hAnsi="Times New Roman" w:cs="Times New Roman"/>
          <w:b/>
          <w:bCs/>
          <w:color w:val="auto"/>
          <w:sz w:val="24"/>
          <w:szCs w:val="24"/>
        </w:rPr>
        <w:lastRenderedPageBreak/>
        <w:t>Waktu dan Tempat Pelaksanaan</w:t>
      </w:r>
      <w:bookmarkEnd w:id="38"/>
      <w:bookmarkEnd w:id="39"/>
      <w:bookmarkEnd w:id="40"/>
    </w:p>
    <w:p w14:paraId="1F85C22D" w14:textId="3958EC8F" w:rsidR="006E3BB1" w:rsidRPr="00D124E5" w:rsidRDefault="006E3BB1" w:rsidP="00CE6DFD">
      <w:pPr>
        <w:spacing w:line="360" w:lineRule="auto"/>
        <w:ind w:left="567" w:firstLine="567"/>
        <w:jc w:val="both"/>
        <w:rPr>
          <w:rFonts w:ascii="Times New Roman" w:hAnsi="Times New Roman" w:cs="Times New Roman"/>
          <w:sz w:val="24"/>
          <w:szCs w:val="24"/>
          <w:lang w:val="en-US"/>
        </w:rPr>
        <w:sectPr w:rsidR="006E3BB1" w:rsidRPr="00D124E5" w:rsidSect="00A51896">
          <w:footerReference w:type="first" r:id="rId18"/>
          <w:pgSz w:w="11906" w:h="16838"/>
          <w:pgMar w:top="2268" w:right="1701" w:bottom="1701" w:left="2268" w:header="708" w:footer="708" w:gutter="0"/>
          <w:pgNumType w:start="4"/>
          <w:cols w:space="708"/>
          <w:docGrid w:linePitch="360"/>
        </w:sectPr>
      </w:pPr>
      <w:r>
        <w:rPr>
          <w:rFonts w:ascii="Times New Roman" w:hAnsi="Times New Roman" w:cs="Times New Roman"/>
          <w:sz w:val="24"/>
          <w:szCs w:val="24"/>
          <w:lang w:val="en-US"/>
        </w:rPr>
        <w:tab/>
      </w:r>
      <w:proofErr w:type="spellStart"/>
      <w:r w:rsidR="00AD144E">
        <w:rPr>
          <w:rFonts w:ascii="Times New Roman" w:hAnsi="Times New Roman" w:cs="Times New Roman"/>
          <w:sz w:val="24"/>
          <w:szCs w:val="24"/>
          <w:lang w:val="en-US"/>
        </w:rPr>
        <w:t>Pelaksanaan</w:t>
      </w:r>
      <w:proofErr w:type="spellEnd"/>
      <w:r w:rsidR="00AD144E">
        <w:rPr>
          <w:rFonts w:ascii="Times New Roman" w:hAnsi="Times New Roman" w:cs="Times New Roman"/>
          <w:sz w:val="24"/>
          <w:szCs w:val="24"/>
          <w:lang w:val="en-US"/>
        </w:rPr>
        <w:t xml:space="preserve"> </w:t>
      </w:r>
      <w:proofErr w:type="spellStart"/>
      <w:r w:rsidR="00AD144E">
        <w:rPr>
          <w:rFonts w:ascii="Times New Roman" w:hAnsi="Times New Roman" w:cs="Times New Roman"/>
          <w:sz w:val="24"/>
          <w:szCs w:val="24"/>
          <w:lang w:val="en-US"/>
        </w:rPr>
        <w:t>Praktik</w:t>
      </w:r>
      <w:proofErr w:type="spellEnd"/>
      <w:r w:rsidR="00AD144E">
        <w:rPr>
          <w:rFonts w:ascii="Times New Roman" w:hAnsi="Times New Roman" w:cs="Times New Roman"/>
          <w:sz w:val="24"/>
          <w:szCs w:val="24"/>
          <w:lang w:val="en-US"/>
        </w:rPr>
        <w:t xml:space="preserve"> </w:t>
      </w:r>
      <w:proofErr w:type="spellStart"/>
      <w:r w:rsidR="00AD144E">
        <w:rPr>
          <w:rFonts w:ascii="Times New Roman" w:hAnsi="Times New Roman" w:cs="Times New Roman"/>
          <w:sz w:val="24"/>
          <w:szCs w:val="24"/>
          <w:lang w:val="en-US"/>
        </w:rPr>
        <w:t>Kerja</w:t>
      </w:r>
      <w:proofErr w:type="spellEnd"/>
      <w:r w:rsidR="00AD144E">
        <w:rPr>
          <w:rFonts w:ascii="Times New Roman" w:hAnsi="Times New Roman" w:cs="Times New Roman"/>
          <w:sz w:val="24"/>
          <w:szCs w:val="24"/>
          <w:lang w:val="en-US"/>
        </w:rPr>
        <w:t xml:space="preserve"> </w:t>
      </w:r>
      <w:proofErr w:type="spellStart"/>
      <w:r w:rsidR="00AD144E">
        <w:rPr>
          <w:rFonts w:ascii="Times New Roman" w:hAnsi="Times New Roman" w:cs="Times New Roman"/>
          <w:sz w:val="24"/>
          <w:szCs w:val="24"/>
          <w:lang w:val="en-US"/>
        </w:rPr>
        <w:t>Lapangan</w:t>
      </w:r>
      <w:proofErr w:type="spellEnd"/>
      <w:r w:rsidR="00AD144E">
        <w:rPr>
          <w:rFonts w:ascii="Times New Roman" w:hAnsi="Times New Roman" w:cs="Times New Roman"/>
          <w:sz w:val="24"/>
          <w:szCs w:val="24"/>
          <w:lang w:val="en-US"/>
        </w:rPr>
        <w:t xml:space="preserve"> (PKL) </w:t>
      </w:r>
      <w:proofErr w:type="spellStart"/>
      <w:r w:rsidR="00AD144E">
        <w:rPr>
          <w:rFonts w:ascii="Times New Roman" w:hAnsi="Times New Roman" w:cs="Times New Roman"/>
          <w:sz w:val="24"/>
          <w:szCs w:val="24"/>
          <w:lang w:val="en-US"/>
        </w:rPr>
        <w:t>dilaksanakan</w:t>
      </w:r>
      <w:proofErr w:type="spellEnd"/>
      <w:r w:rsidR="00AD144E">
        <w:rPr>
          <w:rFonts w:ascii="Times New Roman" w:hAnsi="Times New Roman" w:cs="Times New Roman"/>
          <w:sz w:val="24"/>
          <w:szCs w:val="24"/>
          <w:lang w:val="en-US"/>
        </w:rPr>
        <w:t xml:space="preserve"> pada 3 </w:t>
      </w:r>
      <w:proofErr w:type="spellStart"/>
      <w:r w:rsidR="00AD144E">
        <w:rPr>
          <w:rFonts w:ascii="Times New Roman" w:hAnsi="Times New Roman" w:cs="Times New Roman"/>
          <w:sz w:val="24"/>
          <w:szCs w:val="24"/>
          <w:lang w:val="en-US"/>
        </w:rPr>
        <w:t>Juli</w:t>
      </w:r>
      <w:proofErr w:type="spellEnd"/>
      <w:r w:rsidR="00AD144E">
        <w:rPr>
          <w:rFonts w:ascii="Times New Roman" w:hAnsi="Times New Roman" w:cs="Times New Roman"/>
          <w:sz w:val="24"/>
          <w:szCs w:val="24"/>
          <w:lang w:val="en-US"/>
        </w:rPr>
        <w:t xml:space="preserve"> </w:t>
      </w:r>
      <w:proofErr w:type="spellStart"/>
      <w:r w:rsidR="00AD144E">
        <w:rPr>
          <w:rFonts w:ascii="Times New Roman" w:hAnsi="Times New Roman" w:cs="Times New Roman"/>
          <w:sz w:val="24"/>
          <w:szCs w:val="24"/>
          <w:lang w:val="en-US"/>
        </w:rPr>
        <w:t>sampai</w:t>
      </w:r>
      <w:proofErr w:type="spellEnd"/>
      <w:r w:rsidR="00AD144E">
        <w:rPr>
          <w:rFonts w:ascii="Times New Roman" w:hAnsi="Times New Roman" w:cs="Times New Roman"/>
          <w:sz w:val="24"/>
          <w:szCs w:val="24"/>
          <w:lang w:val="en-US"/>
        </w:rPr>
        <w:t xml:space="preserve"> 29 September 2023 dan </w:t>
      </w:r>
      <w:proofErr w:type="spellStart"/>
      <w:r w:rsidR="00AD144E">
        <w:rPr>
          <w:rFonts w:ascii="Times New Roman" w:hAnsi="Times New Roman" w:cs="Times New Roman"/>
          <w:sz w:val="24"/>
          <w:szCs w:val="24"/>
          <w:lang w:val="en-US"/>
        </w:rPr>
        <w:t>bertempat</w:t>
      </w:r>
      <w:proofErr w:type="spellEnd"/>
      <w:r w:rsidR="00AD144E">
        <w:rPr>
          <w:rFonts w:ascii="Times New Roman" w:hAnsi="Times New Roman" w:cs="Times New Roman"/>
          <w:sz w:val="24"/>
          <w:szCs w:val="24"/>
          <w:lang w:val="en-US"/>
        </w:rPr>
        <w:t xml:space="preserve"> di PT. Bin Aris Corp. Waktu </w:t>
      </w:r>
      <w:proofErr w:type="spellStart"/>
      <w:r w:rsidR="00AD144E">
        <w:rPr>
          <w:rFonts w:ascii="Times New Roman" w:hAnsi="Times New Roman" w:cs="Times New Roman"/>
          <w:sz w:val="24"/>
          <w:szCs w:val="24"/>
          <w:lang w:val="en-US"/>
        </w:rPr>
        <w:t>Praktik</w:t>
      </w:r>
      <w:proofErr w:type="spellEnd"/>
      <w:r w:rsidR="00AD144E">
        <w:rPr>
          <w:rFonts w:ascii="Times New Roman" w:hAnsi="Times New Roman" w:cs="Times New Roman"/>
          <w:sz w:val="24"/>
          <w:szCs w:val="24"/>
          <w:lang w:val="en-US"/>
        </w:rPr>
        <w:t xml:space="preserve"> </w:t>
      </w:r>
      <w:proofErr w:type="spellStart"/>
      <w:r w:rsidR="00AD144E">
        <w:rPr>
          <w:rFonts w:ascii="Times New Roman" w:hAnsi="Times New Roman" w:cs="Times New Roman"/>
          <w:sz w:val="24"/>
          <w:szCs w:val="24"/>
          <w:lang w:val="en-US"/>
        </w:rPr>
        <w:t>Kerja</w:t>
      </w:r>
      <w:proofErr w:type="spellEnd"/>
      <w:r w:rsidR="00AD144E">
        <w:rPr>
          <w:rFonts w:ascii="Times New Roman" w:hAnsi="Times New Roman" w:cs="Times New Roman"/>
          <w:sz w:val="24"/>
          <w:szCs w:val="24"/>
          <w:lang w:val="en-US"/>
        </w:rPr>
        <w:t xml:space="preserve"> </w:t>
      </w:r>
      <w:proofErr w:type="spellStart"/>
      <w:r w:rsidR="00AD144E">
        <w:rPr>
          <w:rFonts w:ascii="Times New Roman" w:hAnsi="Times New Roman" w:cs="Times New Roman"/>
          <w:sz w:val="24"/>
          <w:szCs w:val="24"/>
          <w:lang w:val="en-US"/>
        </w:rPr>
        <w:t>Lapangan</w:t>
      </w:r>
      <w:proofErr w:type="spellEnd"/>
      <w:r w:rsidR="00AD144E">
        <w:rPr>
          <w:rFonts w:ascii="Times New Roman" w:hAnsi="Times New Roman" w:cs="Times New Roman"/>
          <w:sz w:val="24"/>
          <w:szCs w:val="24"/>
          <w:lang w:val="en-US"/>
        </w:rPr>
        <w:t xml:space="preserve"> 3 </w:t>
      </w:r>
      <w:proofErr w:type="spellStart"/>
      <w:r w:rsidR="00AD144E">
        <w:rPr>
          <w:rFonts w:ascii="Times New Roman" w:hAnsi="Times New Roman" w:cs="Times New Roman"/>
          <w:sz w:val="24"/>
          <w:szCs w:val="24"/>
          <w:lang w:val="en-US"/>
        </w:rPr>
        <w:t>bula</w:t>
      </w:r>
      <w:r w:rsidR="0085086F">
        <w:rPr>
          <w:rFonts w:ascii="Times New Roman" w:hAnsi="Times New Roman" w:cs="Times New Roman"/>
          <w:sz w:val="24"/>
          <w:szCs w:val="24"/>
          <w:lang w:val="en-US"/>
        </w:rPr>
        <w:t>n</w:t>
      </w:r>
      <w:proofErr w:type="spellEnd"/>
      <w:r w:rsidR="007A1BF0">
        <w:rPr>
          <w:rFonts w:ascii="Times New Roman" w:hAnsi="Times New Roman" w:cs="Times New Roman"/>
          <w:sz w:val="24"/>
          <w:szCs w:val="24"/>
          <w:lang w:val="en-US"/>
        </w:rPr>
        <w:t>.</w:t>
      </w:r>
    </w:p>
    <w:p w14:paraId="786A5D65" w14:textId="3B3431C5" w:rsidR="00AD4B03" w:rsidRPr="00AD4B03" w:rsidRDefault="00AD4B03" w:rsidP="00AD4B03">
      <w:pPr>
        <w:pStyle w:val="Heading1"/>
        <w:numPr>
          <w:ilvl w:val="0"/>
          <w:numId w:val="0"/>
        </w:numPr>
        <w:spacing w:before="0" w:line="360" w:lineRule="auto"/>
        <w:ind w:left="432"/>
        <w:jc w:val="center"/>
        <w:rPr>
          <w:rFonts w:ascii="Times New Roman" w:hAnsi="Times New Roman" w:cs="Times New Roman"/>
          <w:b/>
          <w:bCs/>
          <w:color w:val="auto"/>
          <w:lang w:val="en-US"/>
        </w:rPr>
      </w:pPr>
      <w:bookmarkStart w:id="41" w:name="_Toc147990103"/>
      <w:bookmarkStart w:id="42" w:name="_Toc148013435"/>
      <w:bookmarkStart w:id="43" w:name="_Toc148013537"/>
      <w:r w:rsidRPr="00AB51C1">
        <w:rPr>
          <w:rFonts w:ascii="Times New Roman" w:hAnsi="Times New Roman" w:cs="Times New Roman"/>
          <w:b/>
          <w:bCs/>
          <w:color w:val="auto"/>
        </w:rPr>
        <w:lastRenderedPageBreak/>
        <w:t>BAB I</w:t>
      </w:r>
      <w:r>
        <w:rPr>
          <w:rFonts w:ascii="Times New Roman" w:hAnsi="Times New Roman" w:cs="Times New Roman"/>
          <w:b/>
          <w:bCs/>
          <w:color w:val="auto"/>
          <w:lang w:val="en-US"/>
        </w:rPr>
        <w:t>I</w:t>
      </w:r>
      <w:r w:rsidRPr="00AB51C1">
        <w:rPr>
          <w:rFonts w:ascii="Times New Roman" w:hAnsi="Times New Roman" w:cs="Times New Roman"/>
          <w:b/>
          <w:bCs/>
          <w:color w:val="auto"/>
        </w:rPr>
        <w:br/>
      </w:r>
      <w:r>
        <w:rPr>
          <w:rFonts w:ascii="Times New Roman" w:hAnsi="Times New Roman" w:cs="Times New Roman"/>
          <w:b/>
          <w:bCs/>
          <w:color w:val="auto"/>
          <w:lang w:val="en-US"/>
        </w:rPr>
        <w:t>TINJAUAN UMUM PERUSAHAAN</w:t>
      </w:r>
      <w:bookmarkEnd w:id="41"/>
      <w:bookmarkEnd w:id="42"/>
      <w:bookmarkEnd w:id="43"/>
    </w:p>
    <w:p w14:paraId="6CB4AAAF" w14:textId="77777777" w:rsidR="00E447C9" w:rsidRDefault="00E447C9" w:rsidP="00AD4B03">
      <w:pPr>
        <w:spacing w:after="0" w:line="360" w:lineRule="auto"/>
        <w:jc w:val="center"/>
        <w:rPr>
          <w:rFonts w:ascii="Times New Roman" w:hAnsi="Times New Roman" w:cs="Times New Roman"/>
          <w:b/>
          <w:bCs/>
          <w:sz w:val="32"/>
          <w:szCs w:val="32"/>
          <w:lang w:val="en-US"/>
        </w:rPr>
      </w:pPr>
    </w:p>
    <w:p w14:paraId="1D4131A4" w14:textId="77777777" w:rsidR="000378D6" w:rsidRPr="000378D6" w:rsidRDefault="000378D6" w:rsidP="00B24FFD">
      <w:pPr>
        <w:pStyle w:val="ListParagraph"/>
        <w:numPr>
          <w:ilvl w:val="0"/>
          <w:numId w:val="7"/>
        </w:numPr>
        <w:spacing w:after="0" w:line="360" w:lineRule="auto"/>
        <w:rPr>
          <w:rFonts w:ascii="Times New Roman" w:eastAsiaTheme="minorHAnsi" w:hAnsi="Times New Roman" w:cs="Times New Roman"/>
          <w:b/>
          <w:bCs/>
          <w:vanish/>
          <w:sz w:val="24"/>
          <w:szCs w:val="24"/>
          <w:lang w:val="en-US"/>
        </w:rPr>
      </w:pPr>
    </w:p>
    <w:p w14:paraId="2C574288" w14:textId="77777777" w:rsidR="000378D6" w:rsidRPr="000378D6" w:rsidRDefault="000378D6" w:rsidP="00B24FFD">
      <w:pPr>
        <w:pStyle w:val="ListParagraph"/>
        <w:numPr>
          <w:ilvl w:val="0"/>
          <w:numId w:val="7"/>
        </w:numPr>
        <w:spacing w:after="0" w:line="360" w:lineRule="auto"/>
        <w:rPr>
          <w:rFonts w:ascii="Times New Roman" w:eastAsiaTheme="minorHAnsi" w:hAnsi="Times New Roman" w:cs="Times New Roman"/>
          <w:b/>
          <w:bCs/>
          <w:vanish/>
          <w:sz w:val="24"/>
          <w:szCs w:val="24"/>
          <w:lang w:val="en-US"/>
        </w:rPr>
      </w:pPr>
    </w:p>
    <w:p w14:paraId="2F0D010E" w14:textId="77777777" w:rsidR="00AD4B03" w:rsidRPr="00AD4B03" w:rsidRDefault="00AD4B03" w:rsidP="00AD4B03">
      <w:pPr>
        <w:pStyle w:val="ListParagraph"/>
        <w:keepNext/>
        <w:keepLines/>
        <w:numPr>
          <w:ilvl w:val="0"/>
          <w:numId w:val="1"/>
        </w:numPr>
        <w:spacing w:before="240" w:after="0"/>
        <w:contextualSpacing w:val="0"/>
        <w:outlineLvl w:val="0"/>
        <w:rPr>
          <w:rFonts w:ascii="Calibri Light" w:eastAsia="SimSun" w:hAnsi="Calibri Light"/>
          <w:vanish/>
          <w:color w:val="2F5496"/>
          <w:sz w:val="32"/>
          <w:szCs w:val="32"/>
        </w:rPr>
      </w:pPr>
      <w:bookmarkStart w:id="44" w:name="_Toc147990104"/>
      <w:bookmarkStart w:id="45" w:name="_Toc148002192"/>
      <w:bookmarkStart w:id="46" w:name="_Toc148013436"/>
      <w:bookmarkStart w:id="47" w:name="_Toc148013538"/>
      <w:bookmarkEnd w:id="44"/>
      <w:bookmarkEnd w:id="45"/>
      <w:bookmarkEnd w:id="46"/>
      <w:bookmarkEnd w:id="47"/>
    </w:p>
    <w:p w14:paraId="5C58DDCE" w14:textId="11135E15" w:rsidR="00BC1FA1" w:rsidRPr="00AD4B03" w:rsidRDefault="001D115A" w:rsidP="00AD4B03">
      <w:pPr>
        <w:pStyle w:val="Heading2"/>
        <w:spacing w:line="360" w:lineRule="auto"/>
        <w:rPr>
          <w:rFonts w:ascii="Times New Roman" w:hAnsi="Times New Roman" w:cs="Times New Roman"/>
          <w:b/>
          <w:bCs/>
          <w:color w:val="auto"/>
          <w:sz w:val="24"/>
          <w:szCs w:val="24"/>
        </w:rPr>
      </w:pPr>
      <w:bookmarkStart w:id="48" w:name="_Toc147990105"/>
      <w:bookmarkStart w:id="49" w:name="_Toc148013437"/>
      <w:bookmarkStart w:id="50" w:name="_Toc148013539"/>
      <w:r w:rsidRPr="00AD4B03">
        <w:rPr>
          <w:rFonts w:ascii="Times New Roman" w:hAnsi="Times New Roman" w:cs="Times New Roman"/>
          <w:b/>
          <w:bCs/>
          <w:color w:val="auto"/>
          <w:sz w:val="24"/>
          <w:szCs w:val="24"/>
        </w:rPr>
        <w:t>Sejarah Perusahaan</w:t>
      </w:r>
      <w:bookmarkEnd w:id="48"/>
      <w:bookmarkEnd w:id="49"/>
      <w:bookmarkEnd w:id="50"/>
    </w:p>
    <w:p w14:paraId="1F47D6CD" w14:textId="32B4D483" w:rsidR="00BC1FA1" w:rsidRDefault="00BC1FA1" w:rsidP="00EF6FEB">
      <w:pPr>
        <w:spacing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PT. Bin Aris Corp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perusahaan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awal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dibentuk</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tahun</w:t>
      </w:r>
      <w:proofErr w:type="spellEnd"/>
      <w:r>
        <w:rPr>
          <w:rFonts w:ascii="Times New Roman" w:hAnsi="Times New Roman" w:cs="Times New Roman"/>
          <w:sz w:val="24"/>
          <w:szCs w:val="24"/>
          <w:lang w:val="en-US"/>
        </w:rPr>
        <w:t xml:space="preserve"> 2023 dan pada </w:t>
      </w:r>
      <w:proofErr w:type="spellStart"/>
      <w:r>
        <w:rPr>
          <w:rFonts w:ascii="Times New Roman" w:hAnsi="Times New Roman" w:cs="Times New Roman"/>
          <w:sz w:val="24"/>
          <w:szCs w:val="24"/>
          <w:lang w:val="en-US"/>
        </w:rPr>
        <w:t>awalnya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perusahaan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diberi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Trustme</w:t>
      </w:r>
      <w:proofErr w:type="spellEnd"/>
      <w:r>
        <w:rPr>
          <w:rFonts w:ascii="Times New Roman" w:hAnsi="Times New Roman" w:cs="Times New Roman"/>
          <w:sz w:val="24"/>
          <w:szCs w:val="24"/>
          <w:lang w:val="en-US"/>
        </w:rPr>
        <w:t xml:space="preserve">, CV. </w:t>
      </w:r>
      <w:r w:rsidR="001035CD">
        <w:rPr>
          <w:rFonts w:ascii="Times New Roman" w:hAnsi="Times New Roman" w:cs="Times New Roman"/>
          <w:sz w:val="24"/>
          <w:szCs w:val="24"/>
          <w:lang w:val="en-US"/>
        </w:rPr>
        <w:t>BINA</w:t>
      </w:r>
      <w:r w:rsidR="00D32947">
        <w:rPr>
          <w:rFonts w:ascii="Times New Roman" w:hAnsi="Times New Roman" w:cs="Times New Roman"/>
          <w:sz w:val="24"/>
          <w:szCs w:val="24"/>
          <w:lang w:val="en-US"/>
        </w:rPr>
        <w:t>R</w:t>
      </w:r>
      <w:r w:rsidR="001035CD">
        <w:rPr>
          <w:rFonts w:ascii="Times New Roman" w:hAnsi="Times New Roman" w:cs="Times New Roman"/>
          <w:sz w:val="24"/>
          <w:szCs w:val="24"/>
          <w:lang w:val="en-US"/>
        </w:rPr>
        <w:t xml:space="preserve">IS </w:t>
      </w:r>
      <w:proofErr w:type="spellStart"/>
      <w:r w:rsidR="001035CD">
        <w:rPr>
          <w:rFonts w:ascii="Times New Roman" w:hAnsi="Times New Roman" w:cs="Times New Roman"/>
          <w:sz w:val="24"/>
          <w:szCs w:val="24"/>
          <w:lang w:val="en-US"/>
        </w:rPr>
        <w:t>beralamat</w:t>
      </w:r>
      <w:proofErr w:type="spellEnd"/>
      <w:r w:rsidR="001035CD">
        <w:rPr>
          <w:rFonts w:ascii="Times New Roman" w:hAnsi="Times New Roman" w:cs="Times New Roman"/>
          <w:sz w:val="24"/>
          <w:szCs w:val="24"/>
          <w:lang w:val="en-US"/>
        </w:rPr>
        <w:t xml:space="preserve"> di JL. </w:t>
      </w:r>
      <w:proofErr w:type="spellStart"/>
      <w:r w:rsidR="001035CD">
        <w:rPr>
          <w:rFonts w:ascii="Times New Roman" w:hAnsi="Times New Roman" w:cs="Times New Roman"/>
          <w:sz w:val="24"/>
          <w:szCs w:val="24"/>
          <w:lang w:val="en-US"/>
        </w:rPr>
        <w:t>Pangeran</w:t>
      </w:r>
      <w:proofErr w:type="spellEnd"/>
      <w:r w:rsidR="001035CD">
        <w:rPr>
          <w:rFonts w:ascii="Times New Roman" w:hAnsi="Times New Roman" w:cs="Times New Roman"/>
          <w:sz w:val="24"/>
          <w:szCs w:val="24"/>
          <w:lang w:val="en-US"/>
        </w:rPr>
        <w:t xml:space="preserve"> </w:t>
      </w:r>
      <w:proofErr w:type="spellStart"/>
      <w:r w:rsidR="001035CD">
        <w:rPr>
          <w:rFonts w:ascii="Times New Roman" w:hAnsi="Times New Roman" w:cs="Times New Roman"/>
          <w:sz w:val="24"/>
          <w:szCs w:val="24"/>
          <w:lang w:val="en-US"/>
        </w:rPr>
        <w:t>Cakrabuana</w:t>
      </w:r>
      <w:proofErr w:type="spellEnd"/>
      <w:r w:rsidR="001035CD">
        <w:rPr>
          <w:rFonts w:ascii="Times New Roman" w:hAnsi="Times New Roman" w:cs="Times New Roman"/>
          <w:sz w:val="24"/>
          <w:szCs w:val="24"/>
          <w:lang w:val="en-US"/>
        </w:rPr>
        <w:t xml:space="preserve">, </w:t>
      </w:r>
      <w:proofErr w:type="spellStart"/>
      <w:r w:rsidR="001035CD">
        <w:rPr>
          <w:rFonts w:ascii="Times New Roman" w:hAnsi="Times New Roman" w:cs="Times New Roman"/>
          <w:sz w:val="24"/>
          <w:szCs w:val="24"/>
          <w:lang w:val="en-US"/>
        </w:rPr>
        <w:t>Komplek</w:t>
      </w:r>
      <w:proofErr w:type="spellEnd"/>
      <w:r w:rsidR="001035CD">
        <w:rPr>
          <w:rFonts w:ascii="Times New Roman" w:hAnsi="Times New Roman" w:cs="Times New Roman"/>
          <w:sz w:val="24"/>
          <w:szCs w:val="24"/>
          <w:lang w:val="en-US"/>
        </w:rPr>
        <w:t xml:space="preserve"> Taman </w:t>
      </w:r>
      <w:proofErr w:type="spellStart"/>
      <w:r w:rsidR="001035CD">
        <w:rPr>
          <w:rFonts w:ascii="Times New Roman" w:hAnsi="Times New Roman" w:cs="Times New Roman"/>
          <w:sz w:val="24"/>
          <w:szCs w:val="24"/>
          <w:lang w:val="en-US"/>
        </w:rPr>
        <w:t>Sumber</w:t>
      </w:r>
      <w:proofErr w:type="spellEnd"/>
      <w:r w:rsidR="001035CD">
        <w:rPr>
          <w:rFonts w:ascii="Times New Roman" w:hAnsi="Times New Roman" w:cs="Times New Roman"/>
          <w:sz w:val="24"/>
          <w:szCs w:val="24"/>
          <w:lang w:val="en-US"/>
        </w:rPr>
        <w:t xml:space="preserve"> Indah. Blok K No.2 </w:t>
      </w:r>
      <w:proofErr w:type="spellStart"/>
      <w:r w:rsidR="001035CD">
        <w:rPr>
          <w:rFonts w:ascii="Times New Roman" w:hAnsi="Times New Roman" w:cs="Times New Roman"/>
          <w:sz w:val="24"/>
          <w:szCs w:val="24"/>
          <w:lang w:val="en-US"/>
        </w:rPr>
        <w:t>Sumber</w:t>
      </w:r>
      <w:proofErr w:type="spellEnd"/>
      <w:r w:rsidR="001035CD">
        <w:rPr>
          <w:rFonts w:ascii="Times New Roman" w:hAnsi="Times New Roman" w:cs="Times New Roman"/>
          <w:sz w:val="24"/>
          <w:szCs w:val="24"/>
          <w:lang w:val="en-US"/>
        </w:rPr>
        <w:t xml:space="preserve">-Cirebon, </w:t>
      </w:r>
      <w:proofErr w:type="spellStart"/>
      <w:r w:rsidR="001035CD">
        <w:rPr>
          <w:rFonts w:ascii="Times New Roman" w:hAnsi="Times New Roman" w:cs="Times New Roman"/>
          <w:sz w:val="24"/>
          <w:szCs w:val="24"/>
          <w:lang w:val="en-US"/>
        </w:rPr>
        <w:t>Jawa</w:t>
      </w:r>
      <w:proofErr w:type="spellEnd"/>
      <w:r w:rsidR="001035CD">
        <w:rPr>
          <w:rFonts w:ascii="Times New Roman" w:hAnsi="Times New Roman" w:cs="Times New Roman"/>
          <w:sz w:val="24"/>
          <w:szCs w:val="24"/>
          <w:lang w:val="en-US"/>
        </w:rPr>
        <w:t xml:space="preserve"> Barat. </w:t>
      </w:r>
      <w:proofErr w:type="spellStart"/>
      <w:r w:rsidR="001035CD">
        <w:rPr>
          <w:rFonts w:ascii="Times New Roman" w:hAnsi="Times New Roman" w:cs="Times New Roman"/>
          <w:sz w:val="24"/>
          <w:szCs w:val="24"/>
          <w:lang w:val="en-US"/>
        </w:rPr>
        <w:t>Perusahan</w:t>
      </w:r>
      <w:proofErr w:type="spellEnd"/>
      <w:r w:rsidR="001035CD">
        <w:rPr>
          <w:rFonts w:ascii="Times New Roman" w:hAnsi="Times New Roman" w:cs="Times New Roman"/>
          <w:sz w:val="24"/>
          <w:szCs w:val="24"/>
          <w:lang w:val="en-US"/>
        </w:rPr>
        <w:t xml:space="preserve"> </w:t>
      </w:r>
      <w:proofErr w:type="spellStart"/>
      <w:r w:rsidR="001035CD">
        <w:rPr>
          <w:rFonts w:ascii="Times New Roman" w:hAnsi="Times New Roman" w:cs="Times New Roman"/>
          <w:sz w:val="24"/>
          <w:szCs w:val="24"/>
          <w:lang w:val="en-US"/>
        </w:rPr>
        <w:t>ini</w:t>
      </w:r>
      <w:proofErr w:type="spellEnd"/>
      <w:r w:rsidR="001035CD">
        <w:rPr>
          <w:rFonts w:ascii="Times New Roman" w:hAnsi="Times New Roman" w:cs="Times New Roman"/>
          <w:sz w:val="24"/>
          <w:szCs w:val="24"/>
          <w:lang w:val="en-US"/>
        </w:rPr>
        <w:t xml:space="preserve"> </w:t>
      </w:r>
      <w:proofErr w:type="spellStart"/>
      <w:r w:rsidR="001035CD">
        <w:rPr>
          <w:rFonts w:ascii="Times New Roman" w:hAnsi="Times New Roman" w:cs="Times New Roman"/>
          <w:sz w:val="24"/>
          <w:szCs w:val="24"/>
          <w:lang w:val="en-US"/>
        </w:rPr>
        <w:t>bergerak</w:t>
      </w:r>
      <w:proofErr w:type="spellEnd"/>
      <w:r w:rsidR="001035CD">
        <w:rPr>
          <w:rFonts w:ascii="Times New Roman" w:hAnsi="Times New Roman" w:cs="Times New Roman"/>
          <w:sz w:val="24"/>
          <w:szCs w:val="24"/>
          <w:lang w:val="en-US"/>
        </w:rPr>
        <w:t xml:space="preserve"> </w:t>
      </w:r>
      <w:proofErr w:type="spellStart"/>
      <w:r w:rsidR="001035CD">
        <w:rPr>
          <w:rFonts w:ascii="Times New Roman" w:hAnsi="Times New Roman" w:cs="Times New Roman"/>
          <w:sz w:val="24"/>
          <w:szCs w:val="24"/>
          <w:lang w:val="en-US"/>
        </w:rPr>
        <w:t>dalam</w:t>
      </w:r>
      <w:proofErr w:type="spellEnd"/>
      <w:r w:rsidR="001035CD">
        <w:rPr>
          <w:rFonts w:ascii="Times New Roman" w:hAnsi="Times New Roman" w:cs="Times New Roman"/>
          <w:sz w:val="24"/>
          <w:szCs w:val="24"/>
          <w:lang w:val="en-US"/>
        </w:rPr>
        <w:t xml:space="preserve"> </w:t>
      </w:r>
      <w:proofErr w:type="spellStart"/>
      <w:r w:rsidR="001035CD">
        <w:rPr>
          <w:rFonts w:ascii="Times New Roman" w:hAnsi="Times New Roman" w:cs="Times New Roman"/>
          <w:sz w:val="24"/>
          <w:szCs w:val="24"/>
          <w:lang w:val="en-US"/>
        </w:rPr>
        <w:t>bidang</w:t>
      </w:r>
      <w:proofErr w:type="spellEnd"/>
      <w:r w:rsidR="001035CD">
        <w:rPr>
          <w:rFonts w:ascii="Times New Roman" w:hAnsi="Times New Roman" w:cs="Times New Roman"/>
          <w:sz w:val="24"/>
          <w:szCs w:val="24"/>
          <w:lang w:val="en-US"/>
        </w:rPr>
        <w:t xml:space="preserve"> </w:t>
      </w:r>
      <w:proofErr w:type="spellStart"/>
      <w:r w:rsidR="001035CD">
        <w:rPr>
          <w:rFonts w:ascii="Times New Roman" w:hAnsi="Times New Roman" w:cs="Times New Roman"/>
          <w:sz w:val="24"/>
          <w:szCs w:val="24"/>
          <w:lang w:val="en-US"/>
        </w:rPr>
        <w:t>industri</w:t>
      </w:r>
      <w:proofErr w:type="spellEnd"/>
      <w:r w:rsidR="001035CD">
        <w:rPr>
          <w:rFonts w:ascii="Times New Roman" w:hAnsi="Times New Roman" w:cs="Times New Roman"/>
          <w:sz w:val="24"/>
          <w:szCs w:val="24"/>
          <w:lang w:val="en-US"/>
        </w:rPr>
        <w:t xml:space="preserve"> </w:t>
      </w:r>
      <w:proofErr w:type="spellStart"/>
      <w:r w:rsidR="001035CD">
        <w:rPr>
          <w:rFonts w:ascii="Times New Roman" w:hAnsi="Times New Roman" w:cs="Times New Roman"/>
          <w:sz w:val="24"/>
          <w:szCs w:val="24"/>
          <w:lang w:val="en-US"/>
        </w:rPr>
        <w:t>teknologi</w:t>
      </w:r>
      <w:proofErr w:type="spellEnd"/>
      <w:r w:rsidR="001035CD">
        <w:rPr>
          <w:rFonts w:ascii="Times New Roman" w:hAnsi="Times New Roman" w:cs="Times New Roman"/>
          <w:sz w:val="24"/>
          <w:szCs w:val="24"/>
          <w:lang w:val="en-US"/>
        </w:rPr>
        <w:t xml:space="preserve"> </w:t>
      </w:r>
      <w:proofErr w:type="spellStart"/>
      <w:r w:rsidR="001035CD">
        <w:rPr>
          <w:rFonts w:ascii="Times New Roman" w:hAnsi="Times New Roman" w:cs="Times New Roman"/>
          <w:sz w:val="24"/>
          <w:szCs w:val="24"/>
          <w:lang w:val="en-US"/>
        </w:rPr>
        <w:t>informasi</w:t>
      </w:r>
      <w:proofErr w:type="spellEnd"/>
      <w:r w:rsidR="001035CD">
        <w:rPr>
          <w:rFonts w:ascii="Times New Roman" w:hAnsi="Times New Roman" w:cs="Times New Roman"/>
          <w:sz w:val="24"/>
          <w:szCs w:val="24"/>
          <w:lang w:val="en-US"/>
        </w:rPr>
        <w:t xml:space="preserve"> </w:t>
      </w:r>
      <w:proofErr w:type="spellStart"/>
      <w:r w:rsidR="001035CD">
        <w:rPr>
          <w:rFonts w:ascii="Times New Roman" w:hAnsi="Times New Roman" w:cs="Times New Roman"/>
          <w:sz w:val="24"/>
          <w:szCs w:val="24"/>
          <w:lang w:val="en-US"/>
        </w:rPr>
        <w:t>komunikasi</w:t>
      </w:r>
      <w:proofErr w:type="spellEnd"/>
      <w:r w:rsidR="001035CD">
        <w:rPr>
          <w:rFonts w:ascii="Times New Roman" w:hAnsi="Times New Roman" w:cs="Times New Roman"/>
          <w:sz w:val="24"/>
          <w:szCs w:val="24"/>
          <w:lang w:val="en-US"/>
        </w:rPr>
        <w:t xml:space="preserve"> dan development software. BINARIS </w:t>
      </w:r>
      <w:proofErr w:type="spellStart"/>
      <w:r w:rsidR="001035CD">
        <w:rPr>
          <w:rFonts w:ascii="Times New Roman" w:hAnsi="Times New Roman" w:cs="Times New Roman"/>
          <w:sz w:val="24"/>
          <w:szCs w:val="24"/>
          <w:lang w:val="en-US"/>
        </w:rPr>
        <w:t>didukung</w:t>
      </w:r>
      <w:proofErr w:type="spellEnd"/>
      <w:r w:rsidR="001035CD">
        <w:rPr>
          <w:rFonts w:ascii="Times New Roman" w:hAnsi="Times New Roman" w:cs="Times New Roman"/>
          <w:sz w:val="24"/>
          <w:szCs w:val="24"/>
          <w:lang w:val="en-US"/>
        </w:rPr>
        <w:t xml:space="preserve"> oleh para professional IT </w:t>
      </w:r>
      <w:proofErr w:type="spellStart"/>
      <w:r w:rsidR="001035CD">
        <w:rPr>
          <w:rFonts w:ascii="Times New Roman" w:hAnsi="Times New Roman" w:cs="Times New Roman"/>
          <w:sz w:val="24"/>
          <w:szCs w:val="24"/>
          <w:lang w:val="en-US"/>
        </w:rPr>
        <w:t>dari</w:t>
      </w:r>
      <w:proofErr w:type="spellEnd"/>
      <w:r w:rsidR="001035CD">
        <w:rPr>
          <w:rFonts w:ascii="Times New Roman" w:hAnsi="Times New Roman" w:cs="Times New Roman"/>
          <w:sz w:val="24"/>
          <w:szCs w:val="24"/>
          <w:lang w:val="en-US"/>
        </w:rPr>
        <w:t xml:space="preserve"> </w:t>
      </w:r>
      <w:proofErr w:type="spellStart"/>
      <w:r w:rsidR="001035CD">
        <w:rPr>
          <w:rFonts w:ascii="Times New Roman" w:hAnsi="Times New Roman" w:cs="Times New Roman"/>
          <w:sz w:val="24"/>
          <w:szCs w:val="24"/>
          <w:lang w:val="en-US"/>
        </w:rPr>
        <w:t>lembaga</w:t>
      </w:r>
      <w:proofErr w:type="spellEnd"/>
      <w:r w:rsidR="001035CD">
        <w:rPr>
          <w:rFonts w:ascii="Times New Roman" w:hAnsi="Times New Roman" w:cs="Times New Roman"/>
          <w:sz w:val="24"/>
          <w:szCs w:val="24"/>
          <w:lang w:val="en-US"/>
        </w:rPr>
        <w:t xml:space="preserve"> </w:t>
      </w:r>
      <w:proofErr w:type="spellStart"/>
      <w:r w:rsidR="001035CD">
        <w:rPr>
          <w:rFonts w:ascii="Times New Roman" w:hAnsi="Times New Roman" w:cs="Times New Roman"/>
          <w:sz w:val="24"/>
          <w:szCs w:val="24"/>
          <w:lang w:val="en-US"/>
        </w:rPr>
        <w:t>informatika</w:t>
      </w:r>
      <w:proofErr w:type="spellEnd"/>
      <w:r w:rsidR="001035CD">
        <w:rPr>
          <w:rFonts w:ascii="Times New Roman" w:hAnsi="Times New Roman" w:cs="Times New Roman"/>
          <w:sz w:val="24"/>
          <w:szCs w:val="24"/>
          <w:lang w:val="en-US"/>
        </w:rPr>
        <w:t xml:space="preserve"> di </w:t>
      </w:r>
      <w:proofErr w:type="spellStart"/>
      <w:r w:rsidR="001035CD">
        <w:rPr>
          <w:rFonts w:ascii="Times New Roman" w:hAnsi="Times New Roman" w:cs="Times New Roman"/>
          <w:sz w:val="24"/>
          <w:szCs w:val="24"/>
          <w:lang w:val="en-US"/>
        </w:rPr>
        <w:t>indonesia</w:t>
      </w:r>
      <w:proofErr w:type="spellEnd"/>
      <w:r w:rsidR="001035CD">
        <w:rPr>
          <w:rFonts w:ascii="Times New Roman" w:hAnsi="Times New Roman" w:cs="Times New Roman"/>
          <w:sz w:val="24"/>
          <w:szCs w:val="24"/>
          <w:lang w:val="en-US"/>
        </w:rPr>
        <w:t xml:space="preserve"> </w:t>
      </w:r>
      <w:proofErr w:type="spellStart"/>
      <w:r w:rsidR="001035CD">
        <w:rPr>
          <w:rFonts w:ascii="Times New Roman" w:hAnsi="Times New Roman" w:cs="Times New Roman"/>
          <w:sz w:val="24"/>
          <w:szCs w:val="24"/>
          <w:lang w:val="en-US"/>
        </w:rPr>
        <w:t>khususnya</w:t>
      </w:r>
      <w:proofErr w:type="spellEnd"/>
      <w:r w:rsidR="001035CD">
        <w:rPr>
          <w:rFonts w:ascii="Times New Roman" w:hAnsi="Times New Roman" w:cs="Times New Roman"/>
          <w:sz w:val="24"/>
          <w:szCs w:val="24"/>
          <w:lang w:val="en-US"/>
        </w:rPr>
        <w:t xml:space="preserve"> di wilayah Cirebon dan </w:t>
      </w:r>
      <w:proofErr w:type="spellStart"/>
      <w:r w:rsidR="001035CD">
        <w:rPr>
          <w:rFonts w:ascii="Times New Roman" w:hAnsi="Times New Roman" w:cs="Times New Roman"/>
          <w:sz w:val="24"/>
          <w:szCs w:val="24"/>
          <w:lang w:val="en-US"/>
        </w:rPr>
        <w:t>telah</w:t>
      </w:r>
      <w:proofErr w:type="spellEnd"/>
      <w:r w:rsidR="001035CD">
        <w:rPr>
          <w:rFonts w:ascii="Times New Roman" w:hAnsi="Times New Roman" w:cs="Times New Roman"/>
          <w:sz w:val="24"/>
          <w:szCs w:val="24"/>
          <w:lang w:val="en-US"/>
        </w:rPr>
        <w:t xml:space="preserve"> </w:t>
      </w:r>
      <w:proofErr w:type="spellStart"/>
      <w:r w:rsidR="001035CD">
        <w:rPr>
          <w:rFonts w:ascii="Times New Roman" w:hAnsi="Times New Roman" w:cs="Times New Roman"/>
          <w:sz w:val="24"/>
          <w:szCs w:val="24"/>
          <w:lang w:val="en-US"/>
        </w:rPr>
        <w:t>bermintra</w:t>
      </w:r>
      <w:proofErr w:type="spellEnd"/>
      <w:r w:rsidR="001035CD">
        <w:rPr>
          <w:rFonts w:ascii="Times New Roman" w:hAnsi="Times New Roman" w:cs="Times New Roman"/>
          <w:sz w:val="24"/>
          <w:szCs w:val="24"/>
          <w:lang w:val="en-US"/>
        </w:rPr>
        <w:t xml:space="preserve"> </w:t>
      </w:r>
      <w:proofErr w:type="spellStart"/>
      <w:r w:rsidR="001035CD">
        <w:rPr>
          <w:rFonts w:ascii="Times New Roman" w:hAnsi="Times New Roman" w:cs="Times New Roman"/>
          <w:sz w:val="24"/>
          <w:szCs w:val="24"/>
          <w:lang w:val="en-US"/>
        </w:rPr>
        <w:t>dengan</w:t>
      </w:r>
      <w:proofErr w:type="spellEnd"/>
      <w:r w:rsidR="001035CD">
        <w:rPr>
          <w:rFonts w:ascii="Times New Roman" w:hAnsi="Times New Roman" w:cs="Times New Roman"/>
          <w:sz w:val="24"/>
          <w:szCs w:val="24"/>
          <w:lang w:val="en-US"/>
        </w:rPr>
        <w:t xml:space="preserve"> </w:t>
      </w:r>
      <w:proofErr w:type="spellStart"/>
      <w:r w:rsidR="001035CD">
        <w:rPr>
          <w:rFonts w:ascii="Times New Roman" w:hAnsi="Times New Roman" w:cs="Times New Roman"/>
          <w:sz w:val="24"/>
          <w:szCs w:val="24"/>
          <w:lang w:val="en-US"/>
        </w:rPr>
        <w:t>beberapa</w:t>
      </w:r>
      <w:proofErr w:type="spellEnd"/>
      <w:r w:rsidR="001035CD">
        <w:rPr>
          <w:rFonts w:ascii="Times New Roman" w:hAnsi="Times New Roman" w:cs="Times New Roman"/>
          <w:sz w:val="24"/>
          <w:szCs w:val="24"/>
          <w:lang w:val="en-US"/>
        </w:rPr>
        <w:t xml:space="preserve"> </w:t>
      </w:r>
      <w:proofErr w:type="spellStart"/>
      <w:r w:rsidR="001035CD">
        <w:rPr>
          <w:rFonts w:ascii="Times New Roman" w:hAnsi="Times New Roman" w:cs="Times New Roman"/>
          <w:sz w:val="24"/>
          <w:szCs w:val="24"/>
          <w:lang w:val="en-US"/>
        </w:rPr>
        <w:t>instansi</w:t>
      </w:r>
      <w:proofErr w:type="spellEnd"/>
      <w:r w:rsidR="001035CD">
        <w:rPr>
          <w:rFonts w:ascii="Times New Roman" w:hAnsi="Times New Roman" w:cs="Times New Roman"/>
          <w:sz w:val="24"/>
          <w:szCs w:val="24"/>
          <w:lang w:val="en-US"/>
        </w:rPr>
        <w:t xml:space="preserve"> di wilayah Cirebon.</w:t>
      </w:r>
    </w:p>
    <w:p w14:paraId="4C16EED9" w14:textId="77777777" w:rsidR="001035CD" w:rsidRPr="00BC1FA1" w:rsidRDefault="001035CD" w:rsidP="00BC1FA1">
      <w:pPr>
        <w:spacing w:line="360" w:lineRule="auto"/>
        <w:jc w:val="both"/>
        <w:rPr>
          <w:rFonts w:ascii="Times New Roman" w:hAnsi="Times New Roman" w:cs="Times New Roman"/>
          <w:sz w:val="24"/>
          <w:szCs w:val="24"/>
          <w:lang w:val="en-US"/>
        </w:rPr>
      </w:pPr>
    </w:p>
    <w:p w14:paraId="7F2B651C" w14:textId="77777777" w:rsidR="00AD4B03" w:rsidRPr="00AD4B03" w:rsidRDefault="00AD4B03" w:rsidP="00B24FFD">
      <w:pPr>
        <w:pStyle w:val="ListParagraph"/>
        <w:numPr>
          <w:ilvl w:val="1"/>
          <w:numId w:val="3"/>
        </w:numPr>
        <w:spacing w:after="0" w:line="360" w:lineRule="auto"/>
        <w:rPr>
          <w:rFonts w:ascii="Times New Roman" w:eastAsiaTheme="minorHAnsi" w:hAnsi="Times New Roman" w:cs="Times New Roman"/>
          <w:b/>
          <w:bCs/>
          <w:vanish/>
          <w:sz w:val="24"/>
          <w:szCs w:val="24"/>
          <w:lang w:val="en-US"/>
        </w:rPr>
      </w:pPr>
    </w:p>
    <w:p w14:paraId="5FAD5305" w14:textId="5675C5A0" w:rsidR="001D115A" w:rsidRPr="00AD4B03" w:rsidRDefault="001D115A" w:rsidP="00AD4B03">
      <w:pPr>
        <w:pStyle w:val="Heading2"/>
        <w:spacing w:line="360" w:lineRule="auto"/>
        <w:rPr>
          <w:rFonts w:ascii="Times New Roman" w:hAnsi="Times New Roman" w:cs="Times New Roman"/>
          <w:b/>
          <w:bCs/>
          <w:color w:val="auto"/>
          <w:sz w:val="24"/>
          <w:szCs w:val="24"/>
        </w:rPr>
      </w:pPr>
      <w:bookmarkStart w:id="51" w:name="_Toc147990106"/>
      <w:bookmarkStart w:id="52" w:name="_Toc148013438"/>
      <w:bookmarkStart w:id="53" w:name="_Toc148013540"/>
      <w:r w:rsidRPr="00AD4B03">
        <w:rPr>
          <w:rFonts w:ascii="Times New Roman" w:hAnsi="Times New Roman" w:cs="Times New Roman"/>
          <w:b/>
          <w:bCs/>
          <w:color w:val="auto"/>
          <w:sz w:val="24"/>
          <w:szCs w:val="24"/>
        </w:rPr>
        <w:t>Visi dan Misi Perusahaan</w:t>
      </w:r>
      <w:bookmarkEnd w:id="51"/>
      <w:bookmarkEnd w:id="52"/>
      <w:bookmarkEnd w:id="53"/>
    </w:p>
    <w:p w14:paraId="791FBDE0" w14:textId="40E42865" w:rsidR="007C2B16" w:rsidRDefault="007C2B16" w:rsidP="00B24FFD">
      <w:pPr>
        <w:pStyle w:val="ListParagraph"/>
        <w:numPr>
          <w:ilvl w:val="0"/>
          <w:numId w:val="4"/>
        </w:numPr>
        <w:spacing w:line="360" w:lineRule="auto"/>
        <w:ind w:left="993" w:hanging="426"/>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Visi</w:t>
      </w:r>
    </w:p>
    <w:p w14:paraId="4B8CF918" w14:textId="51E62BD1" w:rsidR="003D1665" w:rsidRPr="003D1665" w:rsidRDefault="003D1665" w:rsidP="00EB12BC">
      <w:pPr>
        <w:pStyle w:val="ListParagraph"/>
        <w:spacing w:line="360" w:lineRule="auto"/>
        <w:ind w:left="993"/>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layanan</w:t>
      </w:r>
      <w:proofErr w:type="spellEnd"/>
      <w:r>
        <w:rPr>
          <w:rFonts w:ascii="Times New Roman" w:hAnsi="Times New Roman" w:cs="Times New Roman"/>
          <w:sz w:val="24"/>
          <w:szCs w:val="24"/>
          <w:lang w:val="en-US"/>
        </w:rPr>
        <w:t xml:space="preserve"> optimal </w:t>
      </w:r>
      <w:proofErr w:type="spellStart"/>
      <w:r>
        <w:rPr>
          <w:rFonts w:ascii="Times New Roman" w:hAnsi="Times New Roman" w:cs="Times New Roman"/>
          <w:sz w:val="24"/>
          <w:szCs w:val="24"/>
          <w:lang w:val="en-US"/>
        </w:rPr>
        <w:t>jasa</w:t>
      </w:r>
      <w:proofErr w:type="spellEnd"/>
      <w:r>
        <w:rPr>
          <w:rFonts w:ascii="Times New Roman" w:hAnsi="Times New Roman" w:cs="Times New Roman"/>
          <w:sz w:val="24"/>
          <w:szCs w:val="24"/>
          <w:lang w:val="en-US"/>
        </w:rPr>
        <w:t xml:space="preserve"> digital </w:t>
      </w:r>
      <w:proofErr w:type="spellStart"/>
      <w:r>
        <w:rPr>
          <w:rFonts w:ascii="Times New Roman" w:hAnsi="Times New Roman" w:cs="Times New Roman"/>
          <w:sz w:val="24"/>
          <w:szCs w:val="24"/>
          <w:lang w:val="en-US"/>
        </w:rPr>
        <w:t>kemitraan</w:t>
      </w:r>
      <w:proofErr w:type="spellEnd"/>
    </w:p>
    <w:p w14:paraId="22CFAD37" w14:textId="2EB597A5" w:rsidR="007C2B16" w:rsidRDefault="007C2B16" w:rsidP="00B24FFD">
      <w:pPr>
        <w:pStyle w:val="ListParagraph"/>
        <w:numPr>
          <w:ilvl w:val="0"/>
          <w:numId w:val="4"/>
        </w:numPr>
        <w:spacing w:line="360" w:lineRule="auto"/>
        <w:ind w:left="993" w:hanging="426"/>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Misi</w:t>
      </w:r>
    </w:p>
    <w:p w14:paraId="6634918D" w14:textId="12EA56FB" w:rsidR="00264752" w:rsidRPr="00264752" w:rsidRDefault="00C82600" w:rsidP="004850FD">
      <w:pPr>
        <w:pStyle w:val="ListParagraph"/>
        <w:spacing w:line="360" w:lineRule="auto"/>
        <w:ind w:left="993"/>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layanan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bidang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Terbaik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plus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partner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mengedepankan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prinsip</w:t>
      </w:r>
      <w:proofErr w:type="spellEnd"/>
      <w:r>
        <w:rPr>
          <w:rFonts w:ascii="Times New Roman" w:hAnsi="Times New Roman" w:cs="Times New Roman"/>
          <w:sz w:val="24"/>
          <w:szCs w:val="24"/>
          <w:lang w:val="en-US"/>
        </w:rPr>
        <w:t>.</w:t>
      </w:r>
    </w:p>
    <w:p w14:paraId="6D8D100C" w14:textId="5170260C" w:rsidR="007C2B16" w:rsidRDefault="00C82600" w:rsidP="00B24FFD">
      <w:pPr>
        <w:pStyle w:val="ListParagraph"/>
        <w:numPr>
          <w:ilvl w:val="0"/>
          <w:numId w:val="5"/>
        </w:numPr>
        <w:spacing w:line="360" w:lineRule="auto"/>
        <w:ind w:left="1276" w:hanging="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Berorientasi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Kemitraan</w:t>
      </w:r>
      <w:proofErr w:type="spellEnd"/>
      <w:r>
        <w:rPr>
          <w:rFonts w:ascii="Times New Roman" w:hAnsi="Times New Roman" w:cs="Times New Roman"/>
          <w:sz w:val="24"/>
          <w:szCs w:val="24"/>
          <w:lang w:val="en-US"/>
        </w:rPr>
        <w:t>.</w:t>
      </w:r>
    </w:p>
    <w:p w14:paraId="362617AC" w14:textId="0F4F272F" w:rsidR="00C82600" w:rsidRDefault="00C82600" w:rsidP="00B24FFD">
      <w:pPr>
        <w:pStyle w:val="ListParagraph"/>
        <w:numPr>
          <w:ilvl w:val="0"/>
          <w:numId w:val="5"/>
        </w:numPr>
        <w:spacing w:line="360" w:lineRule="auto"/>
        <w:ind w:left="1276" w:hanging="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Inovasi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berkesimbungan</w:t>
      </w:r>
      <w:proofErr w:type="spellEnd"/>
      <w:r>
        <w:rPr>
          <w:rFonts w:ascii="Times New Roman" w:hAnsi="Times New Roman" w:cs="Times New Roman"/>
          <w:sz w:val="24"/>
          <w:szCs w:val="24"/>
          <w:lang w:val="en-US"/>
        </w:rPr>
        <w:t>.</w:t>
      </w:r>
    </w:p>
    <w:p w14:paraId="7E7D31CF" w14:textId="222A314A" w:rsidR="00C82600" w:rsidRDefault="00C82600" w:rsidP="00B24FFD">
      <w:pPr>
        <w:pStyle w:val="ListParagraph"/>
        <w:numPr>
          <w:ilvl w:val="0"/>
          <w:numId w:val="5"/>
        </w:numPr>
        <w:spacing w:line="360" w:lineRule="auto"/>
        <w:ind w:left="1276" w:hanging="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Kuliatas</w:t>
      </w:r>
      <w:proofErr w:type="spellEnd"/>
      <w:r>
        <w:rPr>
          <w:rFonts w:ascii="Times New Roman" w:hAnsi="Times New Roman" w:cs="Times New Roman"/>
          <w:sz w:val="24"/>
          <w:szCs w:val="24"/>
          <w:lang w:val="en-US"/>
        </w:rPr>
        <w:t xml:space="preserve"> &amp; Professional </w:t>
      </w:r>
      <w:proofErr w:type="spellStart"/>
      <w:r>
        <w:rPr>
          <w:rFonts w:ascii="Times New Roman" w:hAnsi="Times New Roman" w:cs="Times New Roman"/>
          <w:sz w:val="24"/>
          <w:szCs w:val="24"/>
          <w:lang w:val="en-US"/>
        </w:rPr>
        <w:t>kerja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w:t>
      </w:r>
    </w:p>
    <w:p w14:paraId="6F6C8121" w14:textId="7DBB6D9A" w:rsidR="00C82600" w:rsidRPr="00C82600" w:rsidRDefault="00C82600" w:rsidP="00B24FFD">
      <w:pPr>
        <w:pStyle w:val="ListParagraph"/>
        <w:numPr>
          <w:ilvl w:val="0"/>
          <w:numId w:val="5"/>
        </w:numPr>
        <w:spacing w:line="360" w:lineRule="auto"/>
        <w:ind w:left="1276" w:hanging="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Komitmen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layanan</w:t>
      </w:r>
      <w:proofErr w:type="spellEnd"/>
      <w:r>
        <w:rPr>
          <w:rFonts w:ascii="Times New Roman" w:hAnsi="Times New Roman" w:cs="Times New Roman"/>
          <w:sz w:val="24"/>
          <w:szCs w:val="24"/>
          <w:lang w:val="en-US"/>
        </w:rPr>
        <w:t>.</w:t>
      </w:r>
    </w:p>
    <w:p w14:paraId="6088157D" w14:textId="77777777" w:rsidR="001D115A" w:rsidRDefault="001D115A" w:rsidP="001D115A">
      <w:pPr>
        <w:spacing w:line="360" w:lineRule="auto"/>
        <w:rPr>
          <w:rFonts w:ascii="Times New Roman" w:hAnsi="Times New Roman" w:cs="Times New Roman"/>
          <w:b/>
          <w:bCs/>
          <w:sz w:val="24"/>
          <w:szCs w:val="24"/>
          <w:lang w:val="en-US"/>
        </w:rPr>
      </w:pPr>
    </w:p>
    <w:p w14:paraId="3DCCF0DC" w14:textId="77777777" w:rsidR="00C82600" w:rsidRDefault="00C82600" w:rsidP="001D115A">
      <w:pPr>
        <w:spacing w:line="360" w:lineRule="auto"/>
        <w:rPr>
          <w:rFonts w:ascii="Times New Roman" w:hAnsi="Times New Roman" w:cs="Times New Roman"/>
          <w:b/>
          <w:bCs/>
          <w:sz w:val="24"/>
          <w:szCs w:val="24"/>
          <w:lang w:val="en-US"/>
        </w:rPr>
      </w:pPr>
    </w:p>
    <w:p w14:paraId="287DA394" w14:textId="77777777" w:rsidR="00C82600" w:rsidRDefault="00C82600" w:rsidP="001D115A">
      <w:pPr>
        <w:spacing w:line="360" w:lineRule="auto"/>
        <w:rPr>
          <w:rFonts w:ascii="Times New Roman" w:hAnsi="Times New Roman" w:cs="Times New Roman"/>
          <w:b/>
          <w:bCs/>
          <w:sz w:val="24"/>
          <w:szCs w:val="24"/>
          <w:lang w:val="en-US"/>
        </w:rPr>
      </w:pPr>
    </w:p>
    <w:p w14:paraId="2A4EA8EA" w14:textId="77777777" w:rsidR="006050D9" w:rsidRDefault="006050D9" w:rsidP="001D115A">
      <w:pPr>
        <w:spacing w:line="360" w:lineRule="auto"/>
        <w:rPr>
          <w:rFonts w:ascii="Times New Roman" w:hAnsi="Times New Roman" w:cs="Times New Roman"/>
          <w:b/>
          <w:bCs/>
          <w:sz w:val="24"/>
          <w:szCs w:val="24"/>
          <w:lang w:val="en-US"/>
        </w:rPr>
      </w:pPr>
    </w:p>
    <w:p w14:paraId="1C39E00D" w14:textId="77777777" w:rsidR="00893AB7" w:rsidRDefault="00893AB7" w:rsidP="00D859FF">
      <w:pPr>
        <w:pStyle w:val="Heading2"/>
        <w:spacing w:before="0" w:line="360" w:lineRule="auto"/>
        <w:rPr>
          <w:ins w:id="54" w:author="Pipit Novita" w:date="2023-10-12T13:06:00Z"/>
          <w:rFonts w:ascii="Times New Roman" w:hAnsi="Times New Roman" w:cs="Times New Roman"/>
          <w:b/>
          <w:bCs/>
          <w:color w:val="auto"/>
          <w:sz w:val="24"/>
          <w:szCs w:val="24"/>
        </w:rPr>
        <w:sectPr w:rsidR="00893AB7" w:rsidSect="00A51896">
          <w:headerReference w:type="first" r:id="rId19"/>
          <w:footerReference w:type="first" r:id="rId20"/>
          <w:pgSz w:w="11906" w:h="16838"/>
          <w:pgMar w:top="2268" w:right="1701" w:bottom="1701" w:left="2268" w:header="708" w:footer="708" w:gutter="0"/>
          <w:pgNumType w:start="5"/>
          <w:cols w:space="720"/>
          <w:docGrid w:linePitch="299"/>
        </w:sectPr>
      </w:pPr>
      <w:bookmarkStart w:id="55" w:name="_Toc81356304"/>
      <w:bookmarkStart w:id="56" w:name="_Toc81362922"/>
      <w:bookmarkStart w:id="57" w:name="_Toc147990107"/>
    </w:p>
    <w:p w14:paraId="6D658F71" w14:textId="77777777" w:rsidR="00C82600" w:rsidRDefault="009F2455" w:rsidP="00D859FF">
      <w:pPr>
        <w:pStyle w:val="Heading2"/>
        <w:spacing w:before="0" w:line="360" w:lineRule="auto"/>
        <w:rPr>
          <w:rFonts w:ascii="Times New Roman" w:hAnsi="Times New Roman" w:cs="Times New Roman"/>
          <w:b/>
          <w:bCs/>
          <w:sz w:val="24"/>
          <w:szCs w:val="24"/>
        </w:rPr>
      </w:pPr>
      <w:bookmarkStart w:id="58" w:name="_Toc148013439"/>
      <w:bookmarkStart w:id="59" w:name="_Toc148013541"/>
      <w:r w:rsidRPr="00D859FF">
        <w:rPr>
          <w:rFonts w:ascii="Times New Roman" w:hAnsi="Times New Roman" w:cs="Times New Roman"/>
          <w:b/>
          <w:bCs/>
          <w:color w:val="auto"/>
          <w:sz w:val="24"/>
          <w:szCs w:val="24"/>
        </w:rPr>
        <w:lastRenderedPageBreak/>
        <w:t>Struktur Organisasi Perusahaan</w:t>
      </w:r>
      <w:bookmarkEnd w:id="55"/>
      <w:bookmarkEnd w:id="56"/>
      <w:bookmarkEnd w:id="57"/>
      <w:bookmarkEnd w:id="58"/>
      <w:bookmarkEnd w:id="59"/>
    </w:p>
    <w:p w14:paraId="7C51B24C" w14:textId="77777777" w:rsidR="006B21ED" w:rsidRDefault="006B21ED" w:rsidP="00D859FF">
      <w:pPr>
        <w:jc w:val="center"/>
        <w:rPr>
          <w:rFonts w:ascii="Times New Roman" w:hAnsi="Times New Roman" w:cs="Times New Roman"/>
          <w:b/>
          <w:bCs/>
        </w:rPr>
      </w:pPr>
      <w:r w:rsidRPr="006B21ED">
        <w:rPr>
          <w:rFonts w:ascii="Times New Roman" w:hAnsi="Times New Roman" w:cs="Times New Roman"/>
          <w:b/>
          <w:bCs/>
          <w:noProof/>
        </w:rPr>
        <w:drawing>
          <wp:inline distT="0" distB="0" distL="0" distR="0" wp14:anchorId="7A11DC2A" wp14:editId="1A383D02">
            <wp:extent cx="3134162" cy="3229426"/>
            <wp:effectExtent l="0" t="0" r="0" b="9525"/>
            <wp:docPr id="185916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64528" name=""/>
                    <pic:cNvPicPr/>
                  </pic:nvPicPr>
                  <pic:blipFill>
                    <a:blip r:embed="rId21"/>
                    <a:stretch>
                      <a:fillRect/>
                    </a:stretch>
                  </pic:blipFill>
                  <pic:spPr>
                    <a:xfrm>
                      <a:off x="0" y="0"/>
                      <a:ext cx="3134162" cy="3229426"/>
                    </a:xfrm>
                    <a:prstGeom prst="rect">
                      <a:avLst/>
                    </a:prstGeom>
                  </pic:spPr>
                </pic:pic>
              </a:graphicData>
            </a:graphic>
          </wp:inline>
        </w:drawing>
      </w:r>
    </w:p>
    <w:p w14:paraId="766E12B2" w14:textId="39748235" w:rsidR="00D859FF" w:rsidRPr="001D78F7" w:rsidRDefault="006B21ED" w:rsidP="001D78F7">
      <w:pPr>
        <w:pStyle w:val="Caption"/>
        <w:jc w:val="center"/>
        <w:rPr>
          <w:rFonts w:ascii="Times New Roman" w:eastAsia="SimSun" w:hAnsi="Times New Roman" w:cs="Times New Roman"/>
          <w:b/>
          <w:bCs/>
          <w:i w:val="0"/>
          <w:iCs w:val="0"/>
          <w:sz w:val="24"/>
          <w:szCs w:val="24"/>
        </w:rPr>
      </w:pPr>
      <w:bookmarkStart w:id="60" w:name="_Toc148006884"/>
      <w:r w:rsidRPr="001D78F7">
        <w:rPr>
          <w:rFonts w:ascii="Times New Roman" w:hAnsi="Times New Roman" w:cs="Times New Roman"/>
          <w:i w:val="0"/>
          <w:iCs w:val="0"/>
          <w:color w:val="auto"/>
          <w:sz w:val="24"/>
          <w:szCs w:val="24"/>
        </w:rPr>
        <w:t xml:space="preserve">Gambar 2. </w:t>
      </w:r>
      <w:r w:rsidRPr="001D78F7">
        <w:rPr>
          <w:rFonts w:ascii="Times New Roman" w:hAnsi="Times New Roman" w:cs="Times New Roman"/>
          <w:i w:val="0"/>
          <w:iCs w:val="0"/>
          <w:color w:val="auto"/>
          <w:sz w:val="24"/>
          <w:szCs w:val="24"/>
        </w:rPr>
        <w:fldChar w:fldCharType="begin"/>
      </w:r>
      <w:r w:rsidRPr="001D78F7">
        <w:rPr>
          <w:rFonts w:ascii="Times New Roman" w:hAnsi="Times New Roman" w:cs="Times New Roman"/>
          <w:i w:val="0"/>
          <w:iCs w:val="0"/>
          <w:color w:val="auto"/>
          <w:sz w:val="24"/>
          <w:szCs w:val="24"/>
        </w:rPr>
        <w:instrText xml:space="preserve"> SEQ Gambar_2. \* ARABIC </w:instrText>
      </w:r>
      <w:r w:rsidRPr="001D78F7">
        <w:rPr>
          <w:rFonts w:ascii="Times New Roman" w:hAnsi="Times New Roman" w:cs="Times New Roman"/>
          <w:i w:val="0"/>
          <w:iCs w:val="0"/>
          <w:color w:val="auto"/>
          <w:sz w:val="24"/>
          <w:szCs w:val="24"/>
        </w:rPr>
        <w:fldChar w:fldCharType="separate"/>
      </w:r>
      <w:r w:rsidRPr="001D78F7">
        <w:rPr>
          <w:rFonts w:ascii="Times New Roman" w:hAnsi="Times New Roman" w:cs="Times New Roman"/>
          <w:i w:val="0"/>
          <w:iCs w:val="0"/>
          <w:noProof/>
          <w:color w:val="auto"/>
          <w:sz w:val="24"/>
          <w:szCs w:val="24"/>
        </w:rPr>
        <w:t>1</w:t>
      </w:r>
      <w:r w:rsidRPr="001D78F7">
        <w:rPr>
          <w:rFonts w:ascii="Times New Roman" w:hAnsi="Times New Roman" w:cs="Times New Roman"/>
          <w:i w:val="0"/>
          <w:iCs w:val="0"/>
          <w:color w:val="auto"/>
          <w:sz w:val="24"/>
          <w:szCs w:val="24"/>
        </w:rPr>
        <w:fldChar w:fldCharType="end"/>
      </w:r>
      <w:r w:rsidR="001D78F7">
        <w:rPr>
          <w:rFonts w:ascii="Times New Roman" w:hAnsi="Times New Roman" w:cs="Times New Roman"/>
          <w:i w:val="0"/>
          <w:iCs w:val="0"/>
          <w:color w:val="auto"/>
          <w:sz w:val="24"/>
          <w:szCs w:val="24"/>
          <w:lang w:val="en-US"/>
        </w:rPr>
        <w:t xml:space="preserve"> </w:t>
      </w:r>
      <w:proofErr w:type="spellStart"/>
      <w:r w:rsidR="001D78F7">
        <w:rPr>
          <w:rFonts w:ascii="Times New Roman" w:hAnsi="Times New Roman" w:cs="Times New Roman"/>
          <w:i w:val="0"/>
          <w:iCs w:val="0"/>
          <w:color w:val="auto"/>
          <w:sz w:val="24"/>
          <w:szCs w:val="24"/>
          <w:lang w:val="en-US"/>
        </w:rPr>
        <w:t>Struktur</w:t>
      </w:r>
      <w:proofErr w:type="spellEnd"/>
      <w:r w:rsidR="001D78F7">
        <w:rPr>
          <w:rFonts w:ascii="Times New Roman" w:hAnsi="Times New Roman" w:cs="Times New Roman"/>
          <w:i w:val="0"/>
          <w:iCs w:val="0"/>
          <w:color w:val="auto"/>
          <w:sz w:val="24"/>
          <w:szCs w:val="24"/>
          <w:lang w:val="en-US"/>
        </w:rPr>
        <w:t xml:space="preserve"> </w:t>
      </w:r>
      <w:proofErr w:type="spellStart"/>
      <w:r w:rsidR="001D78F7">
        <w:rPr>
          <w:rFonts w:ascii="Times New Roman" w:hAnsi="Times New Roman" w:cs="Times New Roman"/>
          <w:i w:val="0"/>
          <w:iCs w:val="0"/>
          <w:color w:val="auto"/>
          <w:sz w:val="24"/>
          <w:szCs w:val="24"/>
          <w:lang w:val="en-US"/>
        </w:rPr>
        <w:t>Organisasi</w:t>
      </w:r>
      <w:bookmarkEnd w:id="60"/>
      <w:proofErr w:type="spellEnd"/>
      <w:r w:rsidR="00D859FF" w:rsidRPr="001D78F7">
        <w:rPr>
          <w:rFonts w:ascii="Times New Roman" w:hAnsi="Times New Roman" w:cs="Times New Roman"/>
          <w:b/>
          <w:bCs/>
          <w:i w:val="0"/>
          <w:iCs w:val="0"/>
          <w:color w:val="auto"/>
          <w:sz w:val="24"/>
          <w:szCs w:val="24"/>
        </w:rPr>
        <w:br w:type="page"/>
      </w:r>
    </w:p>
    <w:p w14:paraId="7F47638C" w14:textId="77777777" w:rsidR="00893AB7" w:rsidRDefault="00893AB7" w:rsidP="00D859FF">
      <w:pPr>
        <w:pStyle w:val="Heading1"/>
        <w:numPr>
          <w:ilvl w:val="0"/>
          <w:numId w:val="0"/>
        </w:numPr>
        <w:spacing w:before="0" w:line="360" w:lineRule="auto"/>
        <w:ind w:left="432"/>
        <w:jc w:val="center"/>
        <w:rPr>
          <w:ins w:id="61" w:author="Pipit Novita" w:date="2023-10-12T13:07:00Z"/>
          <w:rFonts w:ascii="Times New Roman" w:hAnsi="Times New Roman" w:cs="Times New Roman"/>
          <w:b/>
          <w:bCs/>
          <w:color w:val="auto"/>
        </w:rPr>
        <w:sectPr w:rsidR="00893AB7" w:rsidSect="00A51896">
          <w:pgSz w:w="11906" w:h="16838"/>
          <w:pgMar w:top="2268" w:right="1701" w:bottom="1701" w:left="2268" w:header="708" w:footer="708" w:gutter="0"/>
          <w:pgNumType w:start="6"/>
          <w:cols w:space="720"/>
          <w:titlePg/>
        </w:sectPr>
      </w:pPr>
      <w:bookmarkStart w:id="62" w:name="_Toc147990108"/>
    </w:p>
    <w:p w14:paraId="02EDD245" w14:textId="11D6BF1A" w:rsidR="00E447C9" w:rsidRPr="00D859FF" w:rsidRDefault="006050D9" w:rsidP="00D859FF">
      <w:pPr>
        <w:pStyle w:val="Heading1"/>
        <w:numPr>
          <w:ilvl w:val="0"/>
          <w:numId w:val="0"/>
        </w:numPr>
        <w:spacing w:before="0" w:line="360" w:lineRule="auto"/>
        <w:ind w:left="432"/>
        <w:jc w:val="center"/>
        <w:rPr>
          <w:rFonts w:ascii="Times New Roman" w:hAnsi="Times New Roman" w:cs="Times New Roman"/>
          <w:b/>
          <w:bCs/>
          <w:color w:val="auto"/>
        </w:rPr>
      </w:pPr>
      <w:bookmarkStart w:id="63" w:name="_Toc148013440"/>
      <w:bookmarkStart w:id="64" w:name="_Toc148013542"/>
      <w:r w:rsidRPr="00D859FF">
        <w:rPr>
          <w:rFonts w:ascii="Times New Roman" w:hAnsi="Times New Roman" w:cs="Times New Roman"/>
          <w:b/>
          <w:bCs/>
          <w:color w:val="auto"/>
        </w:rPr>
        <w:lastRenderedPageBreak/>
        <w:t>BAB III</w:t>
      </w:r>
      <w:r w:rsidR="00D859FF" w:rsidRPr="00D859FF">
        <w:rPr>
          <w:rFonts w:ascii="Times New Roman" w:hAnsi="Times New Roman" w:cs="Times New Roman"/>
          <w:b/>
          <w:bCs/>
          <w:color w:val="auto"/>
          <w:lang w:val="en-US"/>
        </w:rPr>
        <w:t xml:space="preserve"> </w:t>
      </w:r>
      <w:r w:rsidR="00D859FF" w:rsidRPr="00D859FF">
        <w:rPr>
          <w:rFonts w:ascii="Times New Roman" w:hAnsi="Times New Roman" w:cs="Times New Roman"/>
          <w:b/>
          <w:bCs/>
          <w:color w:val="auto"/>
          <w:lang w:val="en-US"/>
        </w:rPr>
        <w:br/>
      </w:r>
      <w:r w:rsidRPr="00D859FF">
        <w:rPr>
          <w:rFonts w:ascii="Times New Roman" w:hAnsi="Times New Roman" w:cs="Times New Roman"/>
          <w:b/>
          <w:bCs/>
          <w:color w:val="auto"/>
        </w:rPr>
        <w:t>PELAKSANAAN PRAKTIK KERJA LAPANGAN</w:t>
      </w:r>
      <w:bookmarkEnd w:id="62"/>
      <w:bookmarkEnd w:id="63"/>
      <w:bookmarkEnd w:id="64"/>
    </w:p>
    <w:p w14:paraId="6BD22167" w14:textId="77777777" w:rsidR="004850FD" w:rsidRPr="004850FD" w:rsidRDefault="004850FD" w:rsidP="004850FD">
      <w:pPr>
        <w:pStyle w:val="JUDUL"/>
      </w:pPr>
    </w:p>
    <w:p w14:paraId="6BA05FB6" w14:textId="77777777" w:rsidR="004850FD" w:rsidRPr="004850FD" w:rsidRDefault="004850FD" w:rsidP="00B24FFD">
      <w:pPr>
        <w:pStyle w:val="ListParagraph"/>
        <w:numPr>
          <w:ilvl w:val="0"/>
          <w:numId w:val="3"/>
        </w:numPr>
        <w:spacing w:after="0" w:line="360" w:lineRule="auto"/>
        <w:rPr>
          <w:rFonts w:ascii="Times New Roman" w:eastAsiaTheme="minorHAnsi" w:hAnsi="Times New Roman" w:cs="Times New Roman"/>
          <w:b/>
          <w:bCs/>
          <w:vanish/>
          <w:sz w:val="24"/>
          <w:szCs w:val="24"/>
          <w:lang w:val="en-US"/>
        </w:rPr>
      </w:pPr>
    </w:p>
    <w:p w14:paraId="2A1B9806" w14:textId="77777777" w:rsidR="00D859FF" w:rsidRPr="00D859FF" w:rsidRDefault="00D859FF" w:rsidP="00D859FF">
      <w:pPr>
        <w:pStyle w:val="ListParagraph"/>
        <w:keepNext/>
        <w:keepLines/>
        <w:numPr>
          <w:ilvl w:val="0"/>
          <w:numId w:val="1"/>
        </w:numPr>
        <w:spacing w:before="240" w:after="0"/>
        <w:contextualSpacing w:val="0"/>
        <w:outlineLvl w:val="0"/>
        <w:rPr>
          <w:rFonts w:ascii="Calibri Light" w:eastAsia="SimSun" w:hAnsi="Calibri Light"/>
          <w:vanish/>
          <w:color w:val="2F5496"/>
          <w:sz w:val="32"/>
          <w:szCs w:val="32"/>
        </w:rPr>
      </w:pPr>
      <w:bookmarkStart w:id="65" w:name="_Toc147990109"/>
      <w:bookmarkStart w:id="66" w:name="_Toc148002197"/>
      <w:bookmarkStart w:id="67" w:name="_Toc148013441"/>
      <w:bookmarkStart w:id="68" w:name="_Toc148013543"/>
      <w:bookmarkEnd w:id="65"/>
      <w:bookmarkEnd w:id="66"/>
      <w:bookmarkEnd w:id="67"/>
      <w:bookmarkEnd w:id="68"/>
    </w:p>
    <w:p w14:paraId="1A7915C1" w14:textId="03889728" w:rsidR="006150E7" w:rsidRPr="00D859FF" w:rsidRDefault="006150E7" w:rsidP="0009180E">
      <w:pPr>
        <w:pStyle w:val="Heading2"/>
        <w:spacing w:before="0" w:line="360" w:lineRule="auto"/>
        <w:rPr>
          <w:rFonts w:ascii="Times New Roman" w:hAnsi="Times New Roman" w:cs="Times New Roman"/>
          <w:b/>
          <w:bCs/>
          <w:color w:val="auto"/>
          <w:sz w:val="24"/>
          <w:szCs w:val="24"/>
        </w:rPr>
      </w:pPr>
      <w:bookmarkStart w:id="69" w:name="_Toc147990110"/>
      <w:bookmarkStart w:id="70" w:name="_Toc148013442"/>
      <w:bookmarkStart w:id="71" w:name="_Toc148013544"/>
      <w:r w:rsidRPr="00D859FF">
        <w:rPr>
          <w:rFonts w:ascii="Times New Roman" w:hAnsi="Times New Roman" w:cs="Times New Roman"/>
          <w:b/>
          <w:bCs/>
          <w:color w:val="auto"/>
          <w:sz w:val="24"/>
          <w:szCs w:val="24"/>
        </w:rPr>
        <w:t>Landasan Teori</w:t>
      </w:r>
      <w:bookmarkEnd w:id="69"/>
      <w:bookmarkEnd w:id="70"/>
      <w:bookmarkEnd w:id="71"/>
    </w:p>
    <w:p w14:paraId="72388051" w14:textId="1BDD990C" w:rsidR="00EF6FEB" w:rsidRDefault="00EF6FEB" w:rsidP="00EF6FEB">
      <w:pPr>
        <w:spacing w:after="0" w:line="360" w:lineRule="auto"/>
        <w:ind w:left="576" w:firstLine="558"/>
        <w:jc w:val="both"/>
        <w:rPr>
          <w:rFonts w:ascii="Times New Roman" w:hAnsi="Times New Roman" w:cs="Times New Roman"/>
          <w:sz w:val="24"/>
          <w:szCs w:val="24"/>
          <w:lang w:val="en-US"/>
        </w:rPr>
      </w:pPr>
      <w:proofErr w:type="spellStart"/>
      <w:r w:rsidRPr="00EF6FEB">
        <w:rPr>
          <w:rFonts w:ascii="Times New Roman" w:hAnsi="Times New Roman" w:cs="Times New Roman"/>
          <w:sz w:val="24"/>
          <w:szCs w:val="24"/>
          <w:lang w:val="en-US"/>
        </w:rPr>
        <w:t>Sistem</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Informasi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Perpustakaan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Berbasis</w:t>
      </w:r>
      <w:proofErr w:type="spellEnd"/>
      <w:r w:rsidRPr="00EF6FEB">
        <w:rPr>
          <w:rFonts w:ascii="Times New Roman" w:hAnsi="Times New Roman" w:cs="Times New Roman"/>
          <w:sz w:val="24"/>
          <w:szCs w:val="24"/>
          <w:lang w:val="en-US"/>
        </w:rPr>
        <w:t xml:space="preserve"> Web </w:t>
      </w:r>
      <w:proofErr w:type="spellStart"/>
      <w:r w:rsidRPr="00EF6FEB">
        <w:rPr>
          <w:rFonts w:ascii="Times New Roman" w:hAnsi="Times New Roman" w:cs="Times New Roman"/>
          <w:sz w:val="24"/>
          <w:szCs w:val="24"/>
          <w:lang w:val="en-US"/>
        </w:rPr>
        <w:t>merupakan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aplikasi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teknologi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informasi</w:t>
      </w:r>
      <w:proofErr w:type="spellEnd"/>
      <w:r w:rsidRPr="00EF6FEB">
        <w:rPr>
          <w:rFonts w:ascii="Times New Roman" w:hAnsi="Times New Roman" w:cs="Times New Roman"/>
          <w:sz w:val="24"/>
          <w:szCs w:val="24"/>
          <w:lang w:val="en-US"/>
        </w:rPr>
        <w:t xml:space="preserve"> yang </w:t>
      </w:r>
      <w:proofErr w:type="spellStart"/>
      <w:r w:rsidRPr="00EF6FEB">
        <w:rPr>
          <w:rFonts w:ascii="Times New Roman" w:hAnsi="Times New Roman" w:cs="Times New Roman"/>
          <w:sz w:val="24"/>
          <w:szCs w:val="24"/>
          <w:lang w:val="en-US"/>
        </w:rPr>
        <w:t>memainkan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peran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penting</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dalam</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pengelolaan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perpustakaan</w:t>
      </w:r>
      <w:proofErr w:type="spellEnd"/>
      <w:r w:rsidRPr="00EF6FEB">
        <w:rPr>
          <w:rFonts w:ascii="Times New Roman" w:hAnsi="Times New Roman" w:cs="Times New Roman"/>
          <w:sz w:val="24"/>
          <w:szCs w:val="24"/>
          <w:lang w:val="en-US"/>
        </w:rPr>
        <w:t xml:space="preserve"> modern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w:t>
      </w:r>
      <w:r w:rsidRPr="00EF6FEB">
        <w:rPr>
          <w:rFonts w:ascii="Times New Roman" w:hAnsi="Times New Roman" w:cs="Times New Roman"/>
          <w:sz w:val="24"/>
          <w:szCs w:val="24"/>
          <w:lang w:val="en-US"/>
        </w:rPr>
        <w:t>istem</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ini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memungkinkan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akses</w:t>
      </w:r>
      <w:proofErr w:type="spellEnd"/>
      <w:r w:rsidRPr="00EF6FEB">
        <w:rPr>
          <w:rFonts w:ascii="Times New Roman" w:hAnsi="Times New Roman" w:cs="Times New Roman"/>
          <w:sz w:val="24"/>
          <w:szCs w:val="24"/>
          <w:lang w:val="en-US"/>
        </w:rPr>
        <w:t xml:space="preserve"> yang </w:t>
      </w:r>
      <w:proofErr w:type="spellStart"/>
      <w:r w:rsidRPr="00EF6FEB">
        <w:rPr>
          <w:rFonts w:ascii="Times New Roman" w:hAnsi="Times New Roman" w:cs="Times New Roman"/>
          <w:sz w:val="24"/>
          <w:szCs w:val="24"/>
          <w:lang w:val="en-US"/>
        </w:rPr>
        <w:t>lebih</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mudah</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bagi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pengguna</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dalam</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mencari</w:t>
      </w:r>
      <w:proofErr w:type="spellEnd"/>
      <w:r w:rsidRPr="00EF6FEB">
        <w:rPr>
          <w:rFonts w:ascii="Times New Roman" w:hAnsi="Times New Roman" w:cs="Times New Roman"/>
          <w:sz w:val="24"/>
          <w:szCs w:val="24"/>
          <w:lang w:val="en-US"/>
        </w:rPr>
        <w:t xml:space="preserve"> dan </w:t>
      </w:r>
      <w:proofErr w:type="spellStart"/>
      <w:r w:rsidRPr="00EF6FEB">
        <w:rPr>
          <w:rFonts w:ascii="Times New Roman" w:hAnsi="Times New Roman" w:cs="Times New Roman"/>
          <w:sz w:val="24"/>
          <w:szCs w:val="24"/>
          <w:lang w:val="en-US"/>
        </w:rPr>
        <w:t>mengakses</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koleksi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perpustakaan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meningkatkan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efisiensi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administrasi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perpustakaan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serta</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memungkinkan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integrasi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dengan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sumber</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daya</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eksternal</w:t>
      </w:r>
      <w:proofErr w:type="spellEnd"/>
      <w:r w:rsidRPr="00EF6FEB">
        <w:rPr>
          <w:rFonts w:ascii="Times New Roman" w:hAnsi="Times New Roman" w:cs="Times New Roman"/>
          <w:sz w:val="24"/>
          <w:szCs w:val="24"/>
          <w:lang w:val="en-US"/>
        </w:rPr>
        <w:t xml:space="preserve">. </w:t>
      </w:r>
    </w:p>
    <w:p w14:paraId="1360A8B9" w14:textId="77777777" w:rsidR="00EF6FEB" w:rsidRDefault="00EF6FEB" w:rsidP="00EF6FEB">
      <w:pPr>
        <w:spacing w:after="0" w:line="360" w:lineRule="auto"/>
        <w:ind w:left="576" w:firstLine="558"/>
        <w:jc w:val="both"/>
        <w:rPr>
          <w:rFonts w:ascii="Times New Roman" w:hAnsi="Times New Roman" w:cs="Times New Roman"/>
          <w:sz w:val="24"/>
          <w:szCs w:val="24"/>
          <w:lang w:val="en-US"/>
        </w:rPr>
      </w:pPr>
      <w:proofErr w:type="spellStart"/>
      <w:r w:rsidRPr="00EF6FEB">
        <w:rPr>
          <w:rFonts w:ascii="Times New Roman" w:hAnsi="Times New Roman" w:cs="Times New Roman"/>
          <w:sz w:val="24"/>
          <w:szCs w:val="24"/>
          <w:lang w:val="en-US"/>
        </w:rPr>
        <w:t>Pengembangan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sistem</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ini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melibatkan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berbagai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aspek</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termasuk</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arsitektur</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sistem</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standar</w:t>
      </w:r>
      <w:proofErr w:type="spellEnd"/>
      <w:r w:rsidRPr="00EF6FEB">
        <w:rPr>
          <w:rFonts w:ascii="Times New Roman" w:hAnsi="Times New Roman" w:cs="Times New Roman"/>
          <w:sz w:val="24"/>
          <w:szCs w:val="24"/>
          <w:lang w:val="en-US"/>
        </w:rPr>
        <w:t xml:space="preserve"> dan </w:t>
      </w:r>
      <w:proofErr w:type="spellStart"/>
      <w:r w:rsidRPr="00EF6FEB">
        <w:rPr>
          <w:rFonts w:ascii="Times New Roman" w:hAnsi="Times New Roman" w:cs="Times New Roman"/>
          <w:sz w:val="24"/>
          <w:szCs w:val="24"/>
          <w:lang w:val="en-US"/>
        </w:rPr>
        <w:t>teknologi</w:t>
      </w:r>
      <w:proofErr w:type="spellEnd"/>
      <w:r w:rsidRPr="00EF6FEB">
        <w:rPr>
          <w:rFonts w:ascii="Times New Roman" w:hAnsi="Times New Roman" w:cs="Times New Roman"/>
          <w:sz w:val="24"/>
          <w:szCs w:val="24"/>
          <w:lang w:val="en-US"/>
        </w:rPr>
        <w:t xml:space="preserve"> yang </w:t>
      </w:r>
      <w:proofErr w:type="spellStart"/>
      <w:r w:rsidRPr="00EF6FEB">
        <w:rPr>
          <w:rFonts w:ascii="Times New Roman" w:hAnsi="Times New Roman" w:cs="Times New Roman"/>
          <w:sz w:val="24"/>
          <w:szCs w:val="24"/>
          <w:lang w:val="en-US"/>
        </w:rPr>
        <w:t>relevan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pengelolaan</w:t>
      </w:r>
      <w:proofErr w:type="spellEnd"/>
      <w:r w:rsidRPr="00EF6FEB">
        <w:rPr>
          <w:rFonts w:ascii="Times New Roman" w:hAnsi="Times New Roman" w:cs="Times New Roman"/>
          <w:sz w:val="24"/>
          <w:szCs w:val="24"/>
          <w:lang w:val="en-US"/>
        </w:rPr>
        <w:t xml:space="preserve"> basis data, </w:t>
      </w:r>
      <w:proofErr w:type="spellStart"/>
      <w:r w:rsidRPr="00EF6FEB">
        <w:rPr>
          <w:rFonts w:ascii="Times New Roman" w:hAnsi="Times New Roman" w:cs="Times New Roman"/>
          <w:sz w:val="24"/>
          <w:szCs w:val="24"/>
          <w:lang w:val="en-US"/>
        </w:rPr>
        <w:t>keamanan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informasi</w:t>
      </w:r>
      <w:proofErr w:type="spellEnd"/>
      <w:r w:rsidRPr="00EF6FEB">
        <w:rPr>
          <w:rFonts w:ascii="Times New Roman" w:hAnsi="Times New Roman" w:cs="Times New Roman"/>
          <w:sz w:val="24"/>
          <w:szCs w:val="24"/>
          <w:lang w:val="en-US"/>
        </w:rPr>
        <w:t xml:space="preserve">, dan </w:t>
      </w:r>
      <w:proofErr w:type="spellStart"/>
      <w:r w:rsidRPr="00EF6FEB">
        <w:rPr>
          <w:rFonts w:ascii="Times New Roman" w:hAnsi="Times New Roman" w:cs="Times New Roman"/>
          <w:sz w:val="24"/>
          <w:szCs w:val="24"/>
          <w:lang w:val="en-US"/>
        </w:rPr>
        <w:t>evaluasi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kinerja</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untuk</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perbaikan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berkelanjutan</w:t>
      </w:r>
      <w:proofErr w:type="spellEnd"/>
      <w:r w:rsidRPr="00EF6FEB">
        <w:rPr>
          <w:rFonts w:ascii="Times New Roman" w:hAnsi="Times New Roman" w:cs="Times New Roman"/>
          <w:sz w:val="24"/>
          <w:szCs w:val="24"/>
          <w:lang w:val="en-US"/>
        </w:rPr>
        <w:t xml:space="preserve">. </w:t>
      </w:r>
    </w:p>
    <w:p w14:paraId="4339C5D0" w14:textId="42FCDA2C" w:rsidR="00264752" w:rsidRPr="00EF6FEB" w:rsidRDefault="00EF6FEB" w:rsidP="00EF6FEB">
      <w:pPr>
        <w:spacing w:after="0" w:line="360" w:lineRule="auto"/>
        <w:ind w:left="576" w:firstLine="558"/>
        <w:jc w:val="both"/>
        <w:rPr>
          <w:rFonts w:ascii="Times New Roman" w:hAnsi="Times New Roman" w:cs="Times New Roman"/>
          <w:sz w:val="24"/>
          <w:szCs w:val="24"/>
          <w:lang w:val="en-US"/>
        </w:rPr>
      </w:pPr>
      <w:proofErr w:type="spellStart"/>
      <w:r w:rsidRPr="00EF6FEB">
        <w:rPr>
          <w:rFonts w:ascii="Times New Roman" w:hAnsi="Times New Roman" w:cs="Times New Roman"/>
          <w:sz w:val="24"/>
          <w:szCs w:val="24"/>
          <w:lang w:val="en-US"/>
        </w:rPr>
        <w:t>Penggunaan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teknologi</w:t>
      </w:r>
      <w:proofErr w:type="spellEnd"/>
      <w:r w:rsidRPr="00EF6FEB">
        <w:rPr>
          <w:rFonts w:ascii="Times New Roman" w:hAnsi="Times New Roman" w:cs="Times New Roman"/>
          <w:sz w:val="24"/>
          <w:szCs w:val="24"/>
          <w:lang w:val="en-US"/>
        </w:rPr>
        <w:t xml:space="preserve"> web </w:t>
      </w:r>
      <w:proofErr w:type="spellStart"/>
      <w:r w:rsidRPr="00EF6FEB">
        <w:rPr>
          <w:rFonts w:ascii="Times New Roman" w:hAnsi="Times New Roman" w:cs="Times New Roman"/>
          <w:sz w:val="24"/>
          <w:szCs w:val="24"/>
          <w:lang w:val="en-US"/>
        </w:rPr>
        <w:t>dalam</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perpustakaan</w:t>
      </w:r>
      <w:proofErr w:type="spellEnd"/>
      <w:r w:rsidRPr="00EF6FEB">
        <w:rPr>
          <w:rFonts w:ascii="Times New Roman" w:hAnsi="Times New Roman" w:cs="Times New Roman"/>
          <w:sz w:val="24"/>
          <w:szCs w:val="24"/>
          <w:lang w:val="en-US"/>
        </w:rPr>
        <w:t xml:space="preserve"> dan </w:t>
      </w:r>
      <w:proofErr w:type="spellStart"/>
      <w:r w:rsidRPr="00EF6FEB">
        <w:rPr>
          <w:rFonts w:ascii="Times New Roman" w:hAnsi="Times New Roman" w:cs="Times New Roman"/>
          <w:sz w:val="24"/>
          <w:szCs w:val="24"/>
          <w:lang w:val="en-US"/>
        </w:rPr>
        <w:t>perhatian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terhadap</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keamanan</w:t>
      </w:r>
      <w:proofErr w:type="spellEnd"/>
      <w:r w:rsidRPr="00EF6FEB">
        <w:rPr>
          <w:rFonts w:ascii="Times New Roman" w:hAnsi="Times New Roman" w:cs="Times New Roman"/>
          <w:sz w:val="24"/>
          <w:szCs w:val="24"/>
          <w:lang w:val="en-US"/>
        </w:rPr>
        <w:t xml:space="preserve"> data </w:t>
      </w:r>
      <w:proofErr w:type="spellStart"/>
      <w:r w:rsidRPr="00EF6FEB">
        <w:rPr>
          <w:rFonts w:ascii="Times New Roman" w:hAnsi="Times New Roman" w:cs="Times New Roman"/>
          <w:sz w:val="24"/>
          <w:szCs w:val="24"/>
          <w:lang w:val="en-US"/>
        </w:rPr>
        <w:t>menjadi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hal</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penting</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dalam</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pengembangan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sistem</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ini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sambil</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menjaga</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kualitas</w:t>
      </w:r>
      <w:proofErr w:type="spellEnd"/>
      <w:r w:rsidRPr="00EF6FEB">
        <w:rPr>
          <w:rFonts w:ascii="Times New Roman" w:hAnsi="Times New Roman" w:cs="Times New Roman"/>
          <w:sz w:val="24"/>
          <w:szCs w:val="24"/>
          <w:lang w:val="en-US"/>
        </w:rPr>
        <w:t xml:space="preserve"> data yang </w:t>
      </w:r>
      <w:proofErr w:type="spellStart"/>
      <w:r w:rsidRPr="00EF6FEB">
        <w:rPr>
          <w:rFonts w:ascii="Times New Roman" w:hAnsi="Times New Roman" w:cs="Times New Roman"/>
          <w:sz w:val="24"/>
          <w:szCs w:val="24"/>
          <w:lang w:val="en-US"/>
        </w:rPr>
        <w:t>konsisten</w:t>
      </w:r>
      <w:proofErr w:type="spellEnd"/>
      <w:r w:rsidRPr="00EF6FEB">
        <w:rPr>
          <w:rFonts w:ascii="Times New Roman" w:hAnsi="Times New Roman" w:cs="Times New Roman"/>
          <w:sz w:val="24"/>
          <w:szCs w:val="24"/>
          <w:lang w:val="en-US"/>
        </w:rPr>
        <w:t xml:space="preserve"> dan </w:t>
      </w:r>
      <w:proofErr w:type="spellStart"/>
      <w:r w:rsidRPr="00EF6FEB">
        <w:rPr>
          <w:rFonts w:ascii="Times New Roman" w:hAnsi="Times New Roman" w:cs="Times New Roman"/>
          <w:sz w:val="24"/>
          <w:szCs w:val="24"/>
          <w:lang w:val="en-US"/>
        </w:rPr>
        <w:t>akura</w:t>
      </w:r>
      <w:r>
        <w:rPr>
          <w:rFonts w:ascii="Times New Roman" w:hAnsi="Times New Roman" w:cs="Times New Roman"/>
          <w:sz w:val="24"/>
          <w:szCs w:val="24"/>
          <w:lang w:val="en-US"/>
        </w:rPr>
        <w:t>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t>
      </w:r>
      <w:r w:rsidRPr="00EF6FEB">
        <w:rPr>
          <w:rFonts w:ascii="Times New Roman" w:hAnsi="Times New Roman" w:cs="Times New Roman"/>
          <w:sz w:val="24"/>
          <w:szCs w:val="24"/>
          <w:lang w:val="en-US"/>
        </w:rPr>
        <w:t>engan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pemahaman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mendalam</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tentang</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landasan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teori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ini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perpustakaan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berbasis</w:t>
      </w:r>
      <w:proofErr w:type="spellEnd"/>
      <w:r w:rsidRPr="00EF6FEB">
        <w:rPr>
          <w:rFonts w:ascii="Times New Roman" w:hAnsi="Times New Roman" w:cs="Times New Roman"/>
          <w:sz w:val="24"/>
          <w:szCs w:val="24"/>
          <w:lang w:val="en-US"/>
        </w:rPr>
        <w:t xml:space="preserve"> web </w:t>
      </w:r>
      <w:proofErr w:type="spellStart"/>
      <w:r w:rsidRPr="00EF6FEB">
        <w:rPr>
          <w:rFonts w:ascii="Times New Roman" w:hAnsi="Times New Roman" w:cs="Times New Roman"/>
          <w:sz w:val="24"/>
          <w:szCs w:val="24"/>
          <w:lang w:val="en-US"/>
        </w:rPr>
        <w:t>dapat</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menjadi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lebih</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efektif</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dalam</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memberikan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layanan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kepada</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penggunanya</w:t>
      </w:r>
      <w:proofErr w:type="spellEnd"/>
      <w:r w:rsidRPr="00EF6FEB">
        <w:rPr>
          <w:rFonts w:ascii="Times New Roman" w:hAnsi="Times New Roman" w:cs="Times New Roman"/>
          <w:sz w:val="24"/>
          <w:szCs w:val="24"/>
          <w:lang w:val="en-US"/>
        </w:rPr>
        <w:t xml:space="preserve"> dan </w:t>
      </w:r>
      <w:proofErr w:type="spellStart"/>
      <w:r w:rsidRPr="00EF6FEB">
        <w:rPr>
          <w:rFonts w:ascii="Times New Roman" w:hAnsi="Times New Roman" w:cs="Times New Roman"/>
          <w:sz w:val="24"/>
          <w:szCs w:val="24"/>
          <w:lang w:val="en-US"/>
        </w:rPr>
        <w:t>berkontribusi</w:t>
      </w:r>
      <w:proofErr w:type="spellEnd"/>
      <w:r w:rsidRPr="00EF6FEB">
        <w:rPr>
          <w:rFonts w:ascii="Times New Roman" w:hAnsi="Times New Roman" w:cs="Times New Roman"/>
          <w:sz w:val="24"/>
          <w:szCs w:val="24"/>
          <w:lang w:val="en-US"/>
        </w:rPr>
        <w:t xml:space="preserve"> pada </w:t>
      </w:r>
      <w:proofErr w:type="spellStart"/>
      <w:r w:rsidRPr="00EF6FEB">
        <w:rPr>
          <w:rFonts w:ascii="Times New Roman" w:hAnsi="Times New Roman" w:cs="Times New Roman"/>
          <w:sz w:val="24"/>
          <w:szCs w:val="24"/>
          <w:lang w:val="en-US"/>
        </w:rPr>
        <w:t>perkembangan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perpustakaan</w:t>
      </w:r>
      <w:proofErr w:type="spellEnd"/>
      <w:r w:rsidRPr="00EF6FEB">
        <w:rPr>
          <w:rFonts w:ascii="Times New Roman" w:hAnsi="Times New Roman" w:cs="Times New Roman"/>
          <w:sz w:val="24"/>
          <w:szCs w:val="24"/>
          <w:lang w:val="en-US"/>
        </w:rPr>
        <w:t xml:space="preserve"> modern.</w:t>
      </w:r>
    </w:p>
    <w:p w14:paraId="6C2EE464" w14:textId="77777777" w:rsidR="00264752" w:rsidRDefault="00264752" w:rsidP="006050D9">
      <w:pPr>
        <w:spacing w:line="360" w:lineRule="auto"/>
        <w:rPr>
          <w:rFonts w:ascii="Times New Roman" w:hAnsi="Times New Roman" w:cs="Times New Roman"/>
          <w:b/>
          <w:bCs/>
          <w:sz w:val="24"/>
          <w:szCs w:val="24"/>
          <w:lang w:val="en-US"/>
        </w:rPr>
      </w:pPr>
    </w:p>
    <w:p w14:paraId="435ACB4C" w14:textId="77777777" w:rsidR="00264752" w:rsidRDefault="00264752" w:rsidP="006050D9">
      <w:pPr>
        <w:spacing w:line="360" w:lineRule="auto"/>
        <w:rPr>
          <w:rFonts w:ascii="Times New Roman" w:hAnsi="Times New Roman" w:cs="Times New Roman"/>
          <w:b/>
          <w:bCs/>
          <w:sz w:val="24"/>
          <w:szCs w:val="24"/>
          <w:lang w:val="en-US"/>
        </w:rPr>
      </w:pPr>
    </w:p>
    <w:p w14:paraId="6D6A1F32" w14:textId="77777777" w:rsidR="00264752" w:rsidRDefault="00264752" w:rsidP="006050D9">
      <w:pPr>
        <w:spacing w:line="360" w:lineRule="auto"/>
        <w:rPr>
          <w:rFonts w:ascii="Times New Roman" w:hAnsi="Times New Roman" w:cs="Times New Roman"/>
          <w:b/>
          <w:bCs/>
          <w:sz w:val="24"/>
          <w:szCs w:val="24"/>
          <w:lang w:val="en-US"/>
        </w:rPr>
      </w:pPr>
    </w:p>
    <w:p w14:paraId="59C19B02" w14:textId="77777777" w:rsidR="00264752" w:rsidRDefault="00264752" w:rsidP="006050D9">
      <w:pPr>
        <w:spacing w:line="360" w:lineRule="auto"/>
        <w:rPr>
          <w:rFonts w:ascii="Times New Roman" w:hAnsi="Times New Roman" w:cs="Times New Roman"/>
          <w:b/>
          <w:bCs/>
          <w:sz w:val="24"/>
          <w:szCs w:val="24"/>
          <w:lang w:val="en-US"/>
        </w:rPr>
      </w:pPr>
    </w:p>
    <w:p w14:paraId="6FFC2D79" w14:textId="77777777" w:rsidR="00264752" w:rsidRDefault="00264752" w:rsidP="006050D9">
      <w:pPr>
        <w:spacing w:line="360" w:lineRule="auto"/>
        <w:rPr>
          <w:rFonts w:ascii="Times New Roman" w:hAnsi="Times New Roman" w:cs="Times New Roman"/>
          <w:b/>
          <w:bCs/>
          <w:sz w:val="24"/>
          <w:szCs w:val="24"/>
          <w:lang w:val="en-US"/>
        </w:rPr>
      </w:pPr>
    </w:p>
    <w:p w14:paraId="42365F2D" w14:textId="77777777" w:rsidR="00264752" w:rsidRDefault="00264752" w:rsidP="006050D9">
      <w:pPr>
        <w:spacing w:line="360" w:lineRule="auto"/>
        <w:rPr>
          <w:rFonts w:ascii="Times New Roman" w:hAnsi="Times New Roman" w:cs="Times New Roman"/>
          <w:b/>
          <w:bCs/>
          <w:sz w:val="24"/>
          <w:szCs w:val="24"/>
          <w:lang w:val="en-US"/>
        </w:rPr>
      </w:pPr>
    </w:p>
    <w:p w14:paraId="5A6DBF6E" w14:textId="77777777" w:rsidR="00264752" w:rsidRDefault="00264752" w:rsidP="006050D9">
      <w:pPr>
        <w:spacing w:line="360" w:lineRule="auto"/>
        <w:rPr>
          <w:rFonts w:ascii="Times New Roman" w:hAnsi="Times New Roman" w:cs="Times New Roman"/>
          <w:b/>
          <w:bCs/>
          <w:sz w:val="24"/>
          <w:szCs w:val="24"/>
          <w:lang w:val="en-US"/>
        </w:rPr>
      </w:pPr>
    </w:p>
    <w:p w14:paraId="1AC8820F" w14:textId="77777777" w:rsidR="007A1BF0" w:rsidRDefault="007A1BF0" w:rsidP="00264752">
      <w:pPr>
        <w:spacing w:after="0" w:line="360" w:lineRule="auto"/>
        <w:rPr>
          <w:rFonts w:ascii="Times New Roman" w:hAnsi="Times New Roman" w:cs="Times New Roman"/>
          <w:b/>
          <w:bCs/>
          <w:sz w:val="24"/>
          <w:szCs w:val="24"/>
          <w:lang w:val="en-US"/>
        </w:rPr>
      </w:pPr>
    </w:p>
    <w:p w14:paraId="6A0D1118" w14:textId="77777777" w:rsidR="00893AB7" w:rsidRDefault="00893AB7" w:rsidP="00D859FF">
      <w:pPr>
        <w:pStyle w:val="Heading3"/>
        <w:rPr>
          <w:ins w:id="72" w:author="Pipit Novita" w:date="2023-10-12T13:07:00Z"/>
          <w:rFonts w:ascii="Times New Roman" w:hAnsi="Times New Roman" w:cs="Times New Roman"/>
          <w:b/>
          <w:bCs/>
          <w:color w:val="auto"/>
          <w:lang w:val="en-US"/>
        </w:rPr>
        <w:sectPr w:rsidR="00893AB7" w:rsidSect="00A51896">
          <w:headerReference w:type="first" r:id="rId22"/>
          <w:pgSz w:w="11906" w:h="16838"/>
          <w:pgMar w:top="2268" w:right="1701" w:bottom="1701" w:left="2268" w:header="708" w:footer="708" w:gutter="0"/>
          <w:pgNumType w:start="7"/>
          <w:cols w:space="720"/>
          <w:docGrid w:linePitch="299"/>
        </w:sectPr>
      </w:pPr>
      <w:bookmarkStart w:id="73" w:name="_Toc147990111"/>
    </w:p>
    <w:p w14:paraId="6AF9480E" w14:textId="3CB0620C" w:rsidR="00264752" w:rsidRPr="00D859FF" w:rsidRDefault="00264752" w:rsidP="00D859FF">
      <w:pPr>
        <w:pStyle w:val="Heading3"/>
        <w:rPr>
          <w:rFonts w:ascii="Times New Roman" w:hAnsi="Times New Roman" w:cs="Times New Roman"/>
          <w:b/>
          <w:bCs/>
          <w:color w:val="auto"/>
          <w:lang w:val="en-US"/>
        </w:rPr>
      </w:pPr>
      <w:bookmarkStart w:id="74" w:name="_Toc148013443"/>
      <w:bookmarkStart w:id="75" w:name="_Toc148013545"/>
      <w:r w:rsidRPr="00D859FF">
        <w:rPr>
          <w:rFonts w:ascii="Times New Roman" w:hAnsi="Times New Roman" w:cs="Times New Roman"/>
          <w:b/>
          <w:bCs/>
          <w:color w:val="auto"/>
          <w:lang w:val="en-US"/>
        </w:rPr>
        <w:lastRenderedPageBreak/>
        <w:t>Teori Dasar</w:t>
      </w:r>
      <w:bookmarkEnd w:id="73"/>
      <w:bookmarkEnd w:id="74"/>
      <w:bookmarkEnd w:id="75"/>
    </w:p>
    <w:p w14:paraId="4A175F7F" w14:textId="6FB041D8" w:rsidR="00CF3297" w:rsidRDefault="00EF6FEB" w:rsidP="00F66D56">
      <w:pPr>
        <w:spacing w:after="0" w:line="360" w:lineRule="auto"/>
        <w:ind w:left="709" w:firstLine="425"/>
        <w:jc w:val="both"/>
        <w:rPr>
          <w:rFonts w:ascii="Times New Roman" w:hAnsi="Times New Roman" w:cs="Times New Roman"/>
          <w:sz w:val="24"/>
          <w:szCs w:val="24"/>
          <w:lang w:val="en-US"/>
        </w:rPr>
      </w:pPr>
      <w:proofErr w:type="spellStart"/>
      <w:r w:rsidRPr="00EF6FEB">
        <w:rPr>
          <w:rFonts w:ascii="Times New Roman" w:hAnsi="Times New Roman" w:cs="Times New Roman"/>
          <w:sz w:val="24"/>
          <w:szCs w:val="24"/>
          <w:lang w:val="en-US"/>
        </w:rPr>
        <w:t>Sistem</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Informasi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Perpustakaan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Berbasis</w:t>
      </w:r>
      <w:proofErr w:type="spellEnd"/>
      <w:r w:rsidRPr="00EF6FEB">
        <w:rPr>
          <w:rFonts w:ascii="Times New Roman" w:hAnsi="Times New Roman" w:cs="Times New Roman"/>
          <w:sz w:val="24"/>
          <w:szCs w:val="24"/>
          <w:lang w:val="en-US"/>
        </w:rPr>
        <w:t xml:space="preserve"> Web </w:t>
      </w:r>
      <w:proofErr w:type="spellStart"/>
      <w:r w:rsidRPr="00EF6FEB">
        <w:rPr>
          <w:rFonts w:ascii="Times New Roman" w:hAnsi="Times New Roman" w:cs="Times New Roman"/>
          <w:sz w:val="24"/>
          <w:szCs w:val="24"/>
          <w:lang w:val="en-US"/>
        </w:rPr>
        <w:t>merupakan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fondasi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penting</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dalam</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transformasi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perpustakaan</w:t>
      </w:r>
      <w:proofErr w:type="spellEnd"/>
      <w:r w:rsidRPr="00EF6FEB">
        <w:rPr>
          <w:rFonts w:ascii="Times New Roman" w:hAnsi="Times New Roman" w:cs="Times New Roman"/>
          <w:sz w:val="24"/>
          <w:szCs w:val="24"/>
          <w:lang w:val="en-US"/>
        </w:rPr>
        <w:t xml:space="preserve"> modern. </w:t>
      </w:r>
      <w:proofErr w:type="spellStart"/>
      <w:r w:rsidRPr="00EF6FEB">
        <w:rPr>
          <w:rFonts w:ascii="Times New Roman" w:hAnsi="Times New Roman" w:cs="Times New Roman"/>
          <w:sz w:val="24"/>
          <w:szCs w:val="24"/>
          <w:lang w:val="en-US"/>
        </w:rPr>
        <w:t>Konsep</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dasar</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ini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mencakup</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integrasi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teknologi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informasi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dengan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pengelolaan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koleksi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peminjaman</w:t>
      </w:r>
      <w:proofErr w:type="spellEnd"/>
      <w:r w:rsidRPr="00EF6FEB">
        <w:rPr>
          <w:rFonts w:ascii="Times New Roman" w:hAnsi="Times New Roman" w:cs="Times New Roman"/>
          <w:sz w:val="24"/>
          <w:szCs w:val="24"/>
          <w:lang w:val="en-US"/>
        </w:rPr>
        <w:t xml:space="preserve">, dan </w:t>
      </w:r>
      <w:proofErr w:type="spellStart"/>
      <w:r w:rsidRPr="00EF6FEB">
        <w:rPr>
          <w:rFonts w:ascii="Times New Roman" w:hAnsi="Times New Roman" w:cs="Times New Roman"/>
          <w:sz w:val="24"/>
          <w:szCs w:val="24"/>
          <w:lang w:val="en-US"/>
        </w:rPr>
        <w:t>akses</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pengguna</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ke</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dalam</w:t>
      </w:r>
      <w:proofErr w:type="spellEnd"/>
      <w:r w:rsidRPr="00EF6FEB">
        <w:rPr>
          <w:rFonts w:ascii="Times New Roman" w:hAnsi="Times New Roman" w:cs="Times New Roman"/>
          <w:sz w:val="24"/>
          <w:szCs w:val="24"/>
          <w:lang w:val="en-US"/>
        </w:rPr>
        <w:t xml:space="preserve"> platform </w:t>
      </w:r>
      <w:proofErr w:type="spellStart"/>
      <w:r w:rsidRPr="00EF6FEB">
        <w:rPr>
          <w:rFonts w:ascii="Times New Roman" w:hAnsi="Times New Roman" w:cs="Times New Roman"/>
          <w:sz w:val="24"/>
          <w:szCs w:val="24"/>
          <w:lang w:val="en-US"/>
        </w:rPr>
        <w:t>berbasis</w:t>
      </w:r>
      <w:proofErr w:type="spellEnd"/>
      <w:r w:rsidRPr="00EF6FEB">
        <w:rPr>
          <w:rFonts w:ascii="Times New Roman" w:hAnsi="Times New Roman" w:cs="Times New Roman"/>
          <w:sz w:val="24"/>
          <w:szCs w:val="24"/>
          <w:lang w:val="en-US"/>
        </w:rPr>
        <w:t xml:space="preserve"> web. </w:t>
      </w:r>
      <w:proofErr w:type="spellStart"/>
      <w:r w:rsidRPr="00EF6FEB">
        <w:rPr>
          <w:rFonts w:ascii="Times New Roman" w:hAnsi="Times New Roman" w:cs="Times New Roman"/>
          <w:sz w:val="24"/>
          <w:szCs w:val="24"/>
          <w:lang w:val="en-US"/>
        </w:rPr>
        <w:t>Dengan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memanfaatkan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teknologi</w:t>
      </w:r>
      <w:proofErr w:type="spellEnd"/>
      <w:r w:rsidRPr="00EF6FEB">
        <w:rPr>
          <w:rFonts w:ascii="Times New Roman" w:hAnsi="Times New Roman" w:cs="Times New Roman"/>
          <w:sz w:val="24"/>
          <w:szCs w:val="24"/>
          <w:lang w:val="en-US"/>
        </w:rPr>
        <w:t xml:space="preserve"> web, </w:t>
      </w:r>
      <w:proofErr w:type="spellStart"/>
      <w:r w:rsidRPr="00EF6FEB">
        <w:rPr>
          <w:rFonts w:ascii="Times New Roman" w:hAnsi="Times New Roman" w:cs="Times New Roman"/>
          <w:sz w:val="24"/>
          <w:szCs w:val="24"/>
          <w:lang w:val="en-US"/>
        </w:rPr>
        <w:t>pengguna</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dapat</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dengan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mudah</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mencari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mengakses</w:t>
      </w:r>
      <w:proofErr w:type="spellEnd"/>
      <w:r w:rsidRPr="00EF6FEB">
        <w:rPr>
          <w:rFonts w:ascii="Times New Roman" w:hAnsi="Times New Roman" w:cs="Times New Roman"/>
          <w:sz w:val="24"/>
          <w:szCs w:val="24"/>
          <w:lang w:val="en-US"/>
        </w:rPr>
        <w:t xml:space="preserve">, dan </w:t>
      </w:r>
      <w:proofErr w:type="spellStart"/>
      <w:r w:rsidRPr="00EF6FEB">
        <w:rPr>
          <w:rFonts w:ascii="Times New Roman" w:hAnsi="Times New Roman" w:cs="Times New Roman"/>
          <w:sz w:val="24"/>
          <w:szCs w:val="24"/>
          <w:lang w:val="en-US"/>
        </w:rPr>
        <w:t>berinteraksi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dengan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sumber</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daya</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perpustakaan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dari</w:t>
      </w:r>
      <w:proofErr w:type="spellEnd"/>
      <w:r w:rsidRPr="00EF6FEB">
        <w:rPr>
          <w:rFonts w:ascii="Times New Roman" w:hAnsi="Times New Roman" w:cs="Times New Roman"/>
          <w:sz w:val="24"/>
          <w:szCs w:val="24"/>
          <w:lang w:val="en-US"/>
        </w:rPr>
        <w:t xml:space="preserve"> mana </w:t>
      </w:r>
      <w:proofErr w:type="spellStart"/>
      <w:r w:rsidRPr="00EF6FEB">
        <w:rPr>
          <w:rFonts w:ascii="Times New Roman" w:hAnsi="Times New Roman" w:cs="Times New Roman"/>
          <w:sz w:val="24"/>
          <w:szCs w:val="24"/>
          <w:lang w:val="en-US"/>
        </w:rPr>
        <w:t>saja</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Sistem</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ini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mempromosikan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efisiensi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dalam</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administrasi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perpustakaan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memungkinkan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pengelolaan</w:t>
      </w:r>
      <w:proofErr w:type="spellEnd"/>
      <w:r w:rsidRPr="00EF6FEB">
        <w:rPr>
          <w:rFonts w:ascii="Times New Roman" w:hAnsi="Times New Roman" w:cs="Times New Roman"/>
          <w:sz w:val="24"/>
          <w:szCs w:val="24"/>
          <w:lang w:val="en-US"/>
        </w:rPr>
        <w:t xml:space="preserve"> data </w:t>
      </w:r>
      <w:proofErr w:type="spellStart"/>
      <w:r w:rsidRPr="00EF6FEB">
        <w:rPr>
          <w:rFonts w:ascii="Times New Roman" w:hAnsi="Times New Roman" w:cs="Times New Roman"/>
          <w:sz w:val="24"/>
          <w:szCs w:val="24"/>
          <w:lang w:val="en-US"/>
        </w:rPr>
        <w:t>katalog</w:t>
      </w:r>
      <w:proofErr w:type="spellEnd"/>
      <w:r w:rsidRPr="00EF6FEB">
        <w:rPr>
          <w:rFonts w:ascii="Times New Roman" w:hAnsi="Times New Roman" w:cs="Times New Roman"/>
          <w:sz w:val="24"/>
          <w:szCs w:val="24"/>
          <w:lang w:val="en-US"/>
        </w:rPr>
        <w:t xml:space="preserve"> dan </w:t>
      </w:r>
      <w:proofErr w:type="spellStart"/>
      <w:r w:rsidRPr="00EF6FEB">
        <w:rPr>
          <w:rFonts w:ascii="Times New Roman" w:hAnsi="Times New Roman" w:cs="Times New Roman"/>
          <w:sz w:val="24"/>
          <w:szCs w:val="24"/>
          <w:lang w:val="en-US"/>
        </w:rPr>
        <w:t>inventaris</w:t>
      </w:r>
      <w:proofErr w:type="spellEnd"/>
      <w:r w:rsidRPr="00EF6FEB">
        <w:rPr>
          <w:rFonts w:ascii="Times New Roman" w:hAnsi="Times New Roman" w:cs="Times New Roman"/>
          <w:sz w:val="24"/>
          <w:szCs w:val="24"/>
          <w:lang w:val="en-US"/>
        </w:rPr>
        <w:t xml:space="preserve"> yang </w:t>
      </w:r>
      <w:proofErr w:type="spellStart"/>
      <w:r w:rsidRPr="00EF6FEB">
        <w:rPr>
          <w:rFonts w:ascii="Times New Roman" w:hAnsi="Times New Roman" w:cs="Times New Roman"/>
          <w:sz w:val="24"/>
          <w:szCs w:val="24"/>
          <w:lang w:val="en-US"/>
        </w:rPr>
        <w:t>lebih</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baik</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serta</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memfasilitasi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kolaborasi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dengan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sumber</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daya</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eksternal</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seperti</w:t>
      </w:r>
      <w:proofErr w:type="spellEnd"/>
      <w:r w:rsidRPr="00EF6FEB">
        <w:rPr>
          <w:rFonts w:ascii="Times New Roman" w:hAnsi="Times New Roman" w:cs="Times New Roman"/>
          <w:sz w:val="24"/>
          <w:szCs w:val="24"/>
          <w:lang w:val="en-US"/>
        </w:rPr>
        <w:t xml:space="preserve"> database online. </w:t>
      </w:r>
      <w:proofErr w:type="spellStart"/>
      <w:r w:rsidRPr="00EF6FEB">
        <w:rPr>
          <w:rFonts w:ascii="Times New Roman" w:hAnsi="Times New Roman" w:cs="Times New Roman"/>
          <w:sz w:val="24"/>
          <w:szCs w:val="24"/>
          <w:lang w:val="en-US"/>
        </w:rPr>
        <w:t>Keamanan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informasi</w:t>
      </w:r>
      <w:proofErr w:type="spellEnd"/>
      <w:r w:rsidRPr="00EF6FEB">
        <w:rPr>
          <w:rFonts w:ascii="Times New Roman" w:hAnsi="Times New Roman" w:cs="Times New Roman"/>
          <w:sz w:val="24"/>
          <w:szCs w:val="24"/>
          <w:lang w:val="en-US"/>
        </w:rPr>
        <w:t xml:space="preserve"> dan </w:t>
      </w:r>
      <w:proofErr w:type="spellStart"/>
      <w:r w:rsidRPr="00EF6FEB">
        <w:rPr>
          <w:rFonts w:ascii="Times New Roman" w:hAnsi="Times New Roman" w:cs="Times New Roman"/>
          <w:sz w:val="24"/>
          <w:szCs w:val="24"/>
          <w:lang w:val="en-US"/>
        </w:rPr>
        <w:t>perlindungan</w:t>
      </w:r>
      <w:proofErr w:type="spellEnd"/>
      <w:r w:rsidRPr="00EF6FEB">
        <w:rPr>
          <w:rFonts w:ascii="Times New Roman" w:hAnsi="Times New Roman" w:cs="Times New Roman"/>
          <w:sz w:val="24"/>
          <w:szCs w:val="24"/>
          <w:lang w:val="en-US"/>
        </w:rPr>
        <w:t xml:space="preserve"> data </w:t>
      </w:r>
      <w:proofErr w:type="spellStart"/>
      <w:r w:rsidRPr="00EF6FEB">
        <w:rPr>
          <w:rFonts w:ascii="Times New Roman" w:hAnsi="Times New Roman" w:cs="Times New Roman"/>
          <w:sz w:val="24"/>
          <w:szCs w:val="24"/>
          <w:lang w:val="en-US"/>
        </w:rPr>
        <w:t>pribadi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pengguna</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menjadi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perhatian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utama</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dalam</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pengembangan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sistem</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ini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Dengan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menjaga</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standar</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teknologi</w:t>
      </w:r>
      <w:proofErr w:type="spellEnd"/>
      <w:r w:rsidRPr="00EF6FEB">
        <w:rPr>
          <w:rFonts w:ascii="Times New Roman" w:hAnsi="Times New Roman" w:cs="Times New Roman"/>
          <w:sz w:val="24"/>
          <w:szCs w:val="24"/>
          <w:lang w:val="en-US"/>
        </w:rPr>
        <w:t xml:space="preserve"> yang </w:t>
      </w:r>
      <w:proofErr w:type="spellStart"/>
      <w:r w:rsidRPr="00EF6FEB">
        <w:rPr>
          <w:rFonts w:ascii="Times New Roman" w:hAnsi="Times New Roman" w:cs="Times New Roman"/>
          <w:sz w:val="24"/>
          <w:szCs w:val="24"/>
          <w:lang w:val="en-US"/>
        </w:rPr>
        <w:t>relevan</w:t>
      </w:r>
      <w:proofErr w:type="spellEnd"/>
      <w:r w:rsidRPr="00EF6FEB">
        <w:rPr>
          <w:rFonts w:ascii="Times New Roman" w:hAnsi="Times New Roman" w:cs="Times New Roman"/>
          <w:sz w:val="24"/>
          <w:szCs w:val="24"/>
          <w:lang w:val="en-US"/>
        </w:rPr>
        <w:t xml:space="preserve">, dan </w:t>
      </w:r>
      <w:proofErr w:type="spellStart"/>
      <w:r w:rsidRPr="00EF6FEB">
        <w:rPr>
          <w:rFonts w:ascii="Times New Roman" w:hAnsi="Times New Roman" w:cs="Times New Roman"/>
          <w:sz w:val="24"/>
          <w:szCs w:val="24"/>
          <w:lang w:val="en-US"/>
        </w:rPr>
        <w:t>perhatian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terhadap</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kebutuhan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pengguna</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sistem</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informasi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perpustakaan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berbasis</w:t>
      </w:r>
      <w:proofErr w:type="spellEnd"/>
      <w:r w:rsidRPr="00EF6FEB">
        <w:rPr>
          <w:rFonts w:ascii="Times New Roman" w:hAnsi="Times New Roman" w:cs="Times New Roman"/>
          <w:sz w:val="24"/>
          <w:szCs w:val="24"/>
          <w:lang w:val="en-US"/>
        </w:rPr>
        <w:t xml:space="preserve"> web </w:t>
      </w:r>
      <w:proofErr w:type="spellStart"/>
      <w:r w:rsidRPr="00EF6FEB">
        <w:rPr>
          <w:rFonts w:ascii="Times New Roman" w:hAnsi="Times New Roman" w:cs="Times New Roman"/>
          <w:sz w:val="24"/>
          <w:szCs w:val="24"/>
          <w:lang w:val="en-US"/>
        </w:rPr>
        <w:t>dapat</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menjadi</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sarana</w:t>
      </w:r>
      <w:proofErr w:type="spellEnd"/>
      <w:r w:rsidRPr="00EF6FEB">
        <w:rPr>
          <w:rFonts w:ascii="Times New Roman" w:hAnsi="Times New Roman" w:cs="Times New Roman"/>
          <w:sz w:val="24"/>
          <w:szCs w:val="24"/>
          <w:lang w:val="en-US"/>
        </w:rPr>
        <w:t xml:space="preserve"> yang </w:t>
      </w:r>
      <w:proofErr w:type="spellStart"/>
      <w:r w:rsidRPr="00EF6FEB">
        <w:rPr>
          <w:rFonts w:ascii="Times New Roman" w:hAnsi="Times New Roman" w:cs="Times New Roman"/>
          <w:sz w:val="24"/>
          <w:szCs w:val="24"/>
          <w:lang w:val="en-US"/>
        </w:rPr>
        <w:t>kuat</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untuk</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mendukung</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akses</w:t>
      </w:r>
      <w:proofErr w:type="spellEnd"/>
      <w:r w:rsidRPr="00EF6FEB">
        <w:rPr>
          <w:rFonts w:ascii="Times New Roman" w:hAnsi="Times New Roman" w:cs="Times New Roman"/>
          <w:sz w:val="24"/>
          <w:szCs w:val="24"/>
          <w:lang w:val="en-US"/>
        </w:rPr>
        <w:t xml:space="preserve"> dan </w:t>
      </w:r>
      <w:proofErr w:type="spellStart"/>
      <w:r w:rsidRPr="00EF6FEB">
        <w:rPr>
          <w:rFonts w:ascii="Times New Roman" w:hAnsi="Times New Roman" w:cs="Times New Roman"/>
          <w:sz w:val="24"/>
          <w:szCs w:val="24"/>
          <w:lang w:val="en-US"/>
        </w:rPr>
        <w:t>pengelolaan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pengetahuan</w:t>
      </w:r>
      <w:proofErr w:type="spellEnd"/>
      <w:r w:rsidRPr="00EF6FEB">
        <w:rPr>
          <w:rFonts w:ascii="Times New Roman" w:hAnsi="Times New Roman" w:cs="Times New Roman"/>
          <w:sz w:val="24"/>
          <w:szCs w:val="24"/>
          <w:lang w:val="en-US"/>
        </w:rPr>
        <w:t xml:space="preserve"> yang </w:t>
      </w:r>
      <w:proofErr w:type="spellStart"/>
      <w:r w:rsidRPr="00EF6FEB">
        <w:rPr>
          <w:rFonts w:ascii="Times New Roman" w:hAnsi="Times New Roman" w:cs="Times New Roman"/>
          <w:sz w:val="24"/>
          <w:szCs w:val="24"/>
          <w:lang w:val="en-US"/>
        </w:rPr>
        <w:t>efektif</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dalam</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lingkungan</w:t>
      </w:r>
      <w:proofErr w:type="spellEnd"/>
      <w:r w:rsidRPr="00EF6FEB">
        <w:rPr>
          <w:rFonts w:ascii="Times New Roman" w:hAnsi="Times New Roman" w:cs="Times New Roman"/>
          <w:sz w:val="24"/>
          <w:szCs w:val="24"/>
          <w:lang w:val="en-US"/>
        </w:rPr>
        <w:t xml:space="preserve"> </w:t>
      </w:r>
      <w:proofErr w:type="spellStart"/>
      <w:r w:rsidRPr="00EF6FEB">
        <w:rPr>
          <w:rFonts w:ascii="Times New Roman" w:hAnsi="Times New Roman" w:cs="Times New Roman"/>
          <w:sz w:val="24"/>
          <w:szCs w:val="24"/>
          <w:lang w:val="en-US"/>
        </w:rPr>
        <w:t>perpustakaan</w:t>
      </w:r>
      <w:proofErr w:type="spellEnd"/>
      <w:r w:rsidRPr="00EF6FEB">
        <w:rPr>
          <w:rFonts w:ascii="Times New Roman" w:hAnsi="Times New Roman" w:cs="Times New Roman"/>
          <w:sz w:val="24"/>
          <w:szCs w:val="24"/>
          <w:lang w:val="en-US"/>
        </w:rPr>
        <w:t xml:space="preserve"> modern.</w:t>
      </w:r>
    </w:p>
    <w:p w14:paraId="40A82A6B" w14:textId="77777777" w:rsidR="00CF3297" w:rsidRDefault="00CF3297" w:rsidP="00412EDB">
      <w:pPr>
        <w:spacing w:after="0" w:line="360" w:lineRule="auto"/>
        <w:jc w:val="both"/>
        <w:rPr>
          <w:rFonts w:ascii="Times New Roman" w:hAnsi="Times New Roman" w:cs="Times New Roman"/>
          <w:sz w:val="24"/>
          <w:szCs w:val="24"/>
          <w:lang w:val="en-US"/>
        </w:rPr>
      </w:pPr>
    </w:p>
    <w:p w14:paraId="2A43B5FB" w14:textId="243A2EE0" w:rsidR="00412EDB" w:rsidRPr="00F66D56" w:rsidRDefault="0082458F" w:rsidP="00412EDB">
      <w:pPr>
        <w:pStyle w:val="Heading3"/>
        <w:spacing w:before="0" w:line="360" w:lineRule="auto"/>
        <w:rPr>
          <w:rFonts w:ascii="Times New Roman" w:hAnsi="Times New Roman" w:cs="Times New Roman"/>
          <w:b/>
          <w:bCs/>
          <w:color w:val="auto"/>
          <w:lang w:val="en-US"/>
        </w:rPr>
      </w:pPr>
      <w:bookmarkStart w:id="76" w:name="_Toc147990112"/>
      <w:bookmarkStart w:id="77" w:name="_Toc148013444"/>
      <w:bookmarkStart w:id="78" w:name="_Toc148013546"/>
      <w:proofErr w:type="spellStart"/>
      <w:r w:rsidRPr="00D859FF">
        <w:rPr>
          <w:rFonts w:ascii="Times New Roman" w:hAnsi="Times New Roman" w:cs="Times New Roman"/>
          <w:b/>
          <w:bCs/>
          <w:color w:val="auto"/>
          <w:lang w:val="en-US"/>
        </w:rPr>
        <w:t>Komponen</w:t>
      </w:r>
      <w:proofErr w:type="spellEnd"/>
      <w:r w:rsidRPr="00D859FF">
        <w:rPr>
          <w:rFonts w:ascii="Times New Roman" w:hAnsi="Times New Roman" w:cs="Times New Roman"/>
          <w:b/>
          <w:bCs/>
          <w:color w:val="auto"/>
          <w:lang w:val="en-US"/>
        </w:rPr>
        <w:t xml:space="preserve"> dan </w:t>
      </w:r>
      <w:proofErr w:type="spellStart"/>
      <w:r w:rsidRPr="00D859FF">
        <w:rPr>
          <w:rFonts w:ascii="Times New Roman" w:hAnsi="Times New Roman" w:cs="Times New Roman"/>
          <w:b/>
          <w:bCs/>
          <w:color w:val="auto"/>
          <w:lang w:val="en-US"/>
        </w:rPr>
        <w:t>Fungsinya</w:t>
      </w:r>
      <w:bookmarkEnd w:id="76"/>
      <w:bookmarkEnd w:id="77"/>
      <w:bookmarkEnd w:id="78"/>
      <w:proofErr w:type="spellEnd"/>
    </w:p>
    <w:p w14:paraId="534A4A20" w14:textId="3E8310FE" w:rsidR="0082458F" w:rsidRPr="0082458F" w:rsidRDefault="0082458F" w:rsidP="00B24FFD">
      <w:pPr>
        <w:pStyle w:val="ListParagraph"/>
        <w:numPr>
          <w:ilvl w:val="0"/>
          <w:numId w:val="9"/>
        </w:numPr>
        <w:spacing w:after="0" w:line="360" w:lineRule="auto"/>
        <w:ind w:left="142" w:firstLine="284"/>
        <w:jc w:val="both"/>
        <w:rPr>
          <w:rFonts w:ascii="Times New Roman" w:hAnsi="Times New Roman" w:cs="Times New Roman"/>
          <w:sz w:val="24"/>
          <w:szCs w:val="24"/>
          <w:lang w:val="en-US"/>
        </w:rPr>
      </w:pPr>
      <w:r>
        <w:rPr>
          <w:rFonts w:ascii="Times New Roman" w:hAnsi="Times New Roman" w:cs="Times New Roman"/>
          <w:b/>
          <w:bCs/>
          <w:sz w:val="24"/>
          <w:szCs w:val="24"/>
          <w:lang w:val="en-US"/>
        </w:rPr>
        <w:t>CSS</w:t>
      </w:r>
      <w:r w:rsidR="00412EDB">
        <w:rPr>
          <w:rFonts w:ascii="Times New Roman" w:hAnsi="Times New Roman" w:cs="Times New Roman"/>
          <w:b/>
          <w:bCs/>
          <w:sz w:val="24"/>
          <w:szCs w:val="24"/>
          <w:lang w:val="en-US"/>
        </w:rPr>
        <w:t xml:space="preserve"> </w:t>
      </w:r>
    </w:p>
    <w:p w14:paraId="3FE451DC" w14:textId="6A8774BD" w:rsidR="0082458F" w:rsidRPr="0082458F" w:rsidRDefault="0082458F" w:rsidP="0082458F">
      <w:pPr>
        <w:pStyle w:val="ListParagraph"/>
        <w:spacing w:after="0" w:line="360" w:lineRule="auto"/>
        <w:ind w:left="709"/>
        <w:rPr>
          <w:rFonts w:ascii="Times New Roman" w:hAnsi="Times New Roman" w:cs="Times New Roman"/>
          <w:sz w:val="24"/>
          <w:szCs w:val="24"/>
          <w:lang w:val="en-US"/>
        </w:rPr>
      </w:pPr>
      <w:r w:rsidRPr="00B07CB0">
        <w:rPr>
          <w:rFonts w:ascii="Times New Roman" w:eastAsia="Times New Roman" w:hAnsi="Times New Roman" w:cs="Times New Roman"/>
          <w:bCs/>
          <w:sz w:val="24"/>
          <w:szCs w:val="24"/>
        </w:rPr>
        <w:t>CSS adalah bahasa yang digunakan untuk menggambarkan tampilan dan tata letak elemen-elemen di halaman web. Ini memungkinkan pengembang web untuk mengendalikan aspek-aspek seperti warna, ukuran font, jarak, dan tata letak elemen-elemen HTML. CSS memisahkan gaya dari struktur halaman web, memungkinkan pengembang untuk menciptakan tampilan yang konsisten dan menarik. Dengan menghubungkan dokumen HTML dengan aturan CSS, pengembang dapat mencapai desain visual yang diinginkan untuk situs web mereka.</w:t>
      </w:r>
    </w:p>
    <w:p w14:paraId="5AFEB7A8" w14:textId="49DD7C81" w:rsidR="0082458F" w:rsidRPr="0082458F" w:rsidRDefault="0082458F" w:rsidP="00B24FFD">
      <w:pPr>
        <w:pStyle w:val="ListParagraph"/>
        <w:numPr>
          <w:ilvl w:val="0"/>
          <w:numId w:val="9"/>
        </w:numPr>
        <w:spacing w:after="0" w:line="360" w:lineRule="auto"/>
        <w:ind w:left="709" w:hanging="283"/>
        <w:jc w:val="both"/>
        <w:rPr>
          <w:rFonts w:ascii="Times New Roman" w:hAnsi="Times New Roman" w:cs="Times New Roman"/>
          <w:sz w:val="24"/>
          <w:szCs w:val="24"/>
          <w:lang w:val="en-US"/>
        </w:rPr>
      </w:pPr>
      <w:r>
        <w:rPr>
          <w:rFonts w:ascii="Times New Roman" w:hAnsi="Times New Roman" w:cs="Times New Roman"/>
          <w:b/>
          <w:bCs/>
          <w:sz w:val="24"/>
          <w:szCs w:val="24"/>
          <w:lang w:val="en-US"/>
        </w:rPr>
        <w:t>BOOSTSTRAP</w:t>
      </w:r>
    </w:p>
    <w:p w14:paraId="1FCDD3B7" w14:textId="77777777" w:rsidR="00893AB7" w:rsidRDefault="0082458F" w:rsidP="0082458F">
      <w:pPr>
        <w:spacing w:after="0" w:line="360" w:lineRule="auto"/>
        <w:ind w:left="709"/>
        <w:rPr>
          <w:ins w:id="79" w:author="Pipit Novita" w:date="2023-10-12T13:08:00Z"/>
          <w:rFonts w:ascii="Times New Roman" w:hAnsi="Times New Roman" w:cs="Times New Roman"/>
          <w:sz w:val="24"/>
          <w:szCs w:val="24"/>
          <w:lang w:val="en-US"/>
        </w:rPr>
        <w:sectPr w:rsidR="00893AB7" w:rsidSect="00A51896">
          <w:pgSz w:w="11906" w:h="16838"/>
          <w:pgMar w:top="2268" w:right="1701" w:bottom="1701" w:left="2268" w:header="708" w:footer="708" w:gutter="0"/>
          <w:pgNumType w:start="8"/>
          <w:cols w:space="720"/>
          <w:titlePg/>
        </w:sectPr>
      </w:pPr>
      <w:r w:rsidRPr="0082458F">
        <w:rPr>
          <w:rFonts w:ascii="Times New Roman" w:hAnsi="Times New Roman" w:cs="Times New Roman"/>
          <w:sz w:val="24"/>
          <w:szCs w:val="24"/>
          <w:lang w:val="en-US"/>
        </w:rPr>
        <w:t xml:space="preserve">Bootstrap </w:t>
      </w:r>
      <w:proofErr w:type="spellStart"/>
      <w:r w:rsidRPr="0082458F">
        <w:rPr>
          <w:rFonts w:ascii="Times New Roman" w:hAnsi="Times New Roman" w:cs="Times New Roman"/>
          <w:sz w:val="24"/>
          <w:szCs w:val="24"/>
          <w:lang w:val="en-US"/>
        </w:rPr>
        <w:t>adalah</w:t>
      </w:r>
      <w:proofErr w:type="spellEnd"/>
      <w:r w:rsidRPr="0082458F">
        <w:rPr>
          <w:rFonts w:ascii="Times New Roman" w:hAnsi="Times New Roman" w:cs="Times New Roman"/>
          <w:sz w:val="24"/>
          <w:szCs w:val="24"/>
          <w:lang w:val="en-US"/>
        </w:rPr>
        <w:t xml:space="preserve"> </w:t>
      </w:r>
      <w:proofErr w:type="spellStart"/>
      <w:r w:rsidRPr="0082458F">
        <w:rPr>
          <w:rFonts w:ascii="Times New Roman" w:hAnsi="Times New Roman" w:cs="Times New Roman"/>
          <w:sz w:val="24"/>
          <w:szCs w:val="24"/>
          <w:lang w:val="en-US"/>
        </w:rPr>
        <w:t>kerangka</w:t>
      </w:r>
      <w:proofErr w:type="spellEnd"/>
      <w:r w:rsidRPr="0082458F">
        <w:rPr>
          <w:rFonts w:ascii="Times New Roman" w:hAnsi="Times New Roman" w:cs="Times New Roman"/>
          <w:sz w:val="24"/>
          <w:szCs w:val="24"/>
          <w:lang w:val="en-US"/>
        </w:rPr>
        <w:t xml:space="preserve"> </w:t>
      </w:r>
      <w:proofErr w:type="spellStart"/>
      <w:r w:rsidRPr="0082458F">
        <w:rPr>
          <w:rFonts w:ascii="Times New Roman" w:hAnsi="Times New Roman" w:cs="Times New Roman"/>
          <w:sz w:val="24"/>
          <w:szCs w:val="24"/>
          <w:lang w:val="en-US"/>
        </w:rPr>
        <w:t>kerja</w:t>
      </w:r>
      <w:proofErr w:type="spellEnd"/>
      <w:r w:rsidRPr="0082458F">
        <w:rPr>
          <w:rFonts w:ascii="Times New Roman" w:hAnsi="Times New Roman" w:cs="Times New Roman"/>
          <w:sz w:val="24"/>
          <w:szCs w:val="24"/>
          <w:lang w:val="en-US"/>
        </w:rPr>
        <w:t xml:space="preserve"> (framework) </w:t>
      </w:r>
      <w:proofErr w:type="spellStart"/>
      <w:r w:rsidRPr="0082458F">
        <w:rPr>
          <w:rFonts w:ascii="Times New Roman" w:hAnsi="Times New Roman" w:cs="Times New Roman"/>
          <w:sz w:val="24"/>
          <w:szCs w:val="24"/>
          <w:lang w:val="en-US"/>
        </w:rPr>
        <w:t>pengembangan</w:t>
      </w:r>
      <w:proofErr w:type="spellEnd"/>
      <w:r w:rsidRPr="0082458F">
        <w:rPr>
          <w:rFonts w:ascii="Times New Roman" w:hAnsi="Times New Roman" w:cs="Times New Roman"/>
          <w:sz w:val="24"/>
          <w:szCs w:val="24"/>
          <w:lang w:val="en-US"/>
        </w:rPr>
        <w:t xml:space="preserve"> web yang </w:t>
      </w:r>
      <w:proofErr w:type="gramStart"/>
      <w:r w:rsidRPr="0082458F">
        <w:rPr>
          <w:rFonts w:ascii="Times New Roman" w:hAnsi="Times New Roman" w:cs="Times New Roman"/>
          <w:sz w:val="24"/>
          <w:szCs w:val="24"/>
          <w:lang w:val="en-US"/>
        </w:rPr>
        <w:t>open source</w:t>
      </w:r>
      <w:proofErr w:type="gramEnd"/>
      <w:r w:rsidRPr="0082458F">
        <w:rPr>
          <w:rFonts w:ascii="Times New Roman" w:hAnsi="Times New Roman" w:cs="Times New Roman"/>
          <w:sz w:val="24"/>
          <w:szCs w:val="24"/>
          <w:lang w:val="en-US"/>
        </w:rPr>
        <w:t xml:space="preserve"> yang </w:t>
      </w:r>
      <w:proofErr w:type="spellStart"/>
      <w:r w:rsidRPr="0082458F">
        <w:rPr>
          <w:rFonts w:ascii="Times New Roman" w:hAnsi="Times New Roman" w:cs="Times New Roman"/>
          <w:sz w:val="24"/>
          <w:szCs w:val="24"/>
          <w:lang w:val="en-US"/>
        </w:rPr>
        <w:t>dirancang</w:t>
      </w:r>
      <w:proofErr w:type="spellEnd"/>
      <w:r w:rsidRPr="0082458F">
        <w:rPr>
          <w:rFonts w:ascii="Times New Roman" w:hAnsi="Times New Roman" w:cs="Times New Roman"/>
          <w:sz w:val="24"/>
          <w:szCs w:val="24"/>
          <w:lang w:val="en-US"/>
        </w:rPr>
        <w:t xml:space="preserve"> </w:t>
      </w:r>
      <w:proofErr w:type="spellStart"/>
      <w:r w:rsidRPr="0082458F">
        <w:rPr>
          <w:rFonts w:ascii="Times New Roman" w:hAnsi="Times New Roman" w:cs="Times New Roman"/>
          <w:sz w:val="24"/>
          <w:szCs w:val="24"/>
          <w:lang w:val="en-US"/>
        </w:rPr>
        <w:t>untuk</w:t>
      </w:r>
      <w:proofErr w:type="spellEnd"/>
      <w:r w:rsidRPr="0082458F">
        <w:rPr>
          <w:rFonts w:ascii="Times New Roman" w:hAnsi="Times New Roman" w:cs="Times New Roman"/>
          <w:sz w:val="24"/>
          <w:szCs w:val="24"/>
          <w:lang w:val="en-US"/>
        </w:rPr>
        <w:t xml:space="preserve"> </w:t>
      </w:r>
      <w:proofErr w:type="spellStart"/>
      <w:r w:rsidRPr="0082458F">
        <w:rPr>
          <w:rFonts w:ascii="Times New Roman" w:hAnsi="Times New Roman" w:cs="Times New Roman"/>
          <w:sz w:val="24"/>
          <w:szCs w:val="24"/>
          <w:lang w:val="en-US"/>
        </w:rPr>
        <w:t>mempermudah</w:t>
      </w:r>
      <w:proofErr w:type="spellEnd"/>
      <w:r w:rsidRPr="0082458F">
        <w:rPr>
          <w:rFonts w:ascii="Times New Roman" w:hAnsi="Times New Roman" w:cs="Times New Roman"/>
          <w:sz w:val="24"/>
          <w:szCs w:val="24"/>
          <w:lang w:val="en-US"/>
        </w:rPr>
        <w:t xml:space="preserve"> </w:t>
      </w:r>
      <w:proofErr w:type="spellStart"/>
      <w:r w:rsidRPr="0082458F">
        <w:rPr>
          <w:rFonts w:ascii="Times New Roman" w:hAnsi="Times New Roman" w:cs="Times New Roman"/>
          <w:sz w:val="24"/>
          <w:szCs w:val="24"/>
          <w:lang w:val="en-US"/>
        </w:rPr>
        <w:t>pembuatan</w:t>
      </w:r>
      <w:proofErr w:type="spellEnd"/>
      <w:r w:rsidRPr="0082458F">
        <w:rPr>
          <w:rFonts w:ascii="Times New Roman" w:hAnsi="Times New Roman" w:cs="Times New Roman"/>
          <w:sz w:val="24"/>
          <w:szCs w:val="24"/>
          <w:lang w:val="en-US"/>
        </w:rPr>
        <w:t xml:space="preserve"> </w:t>
      </w:r>
      <w:proofErr w:type="spellStart"/>
      <w:r w:rsidRPr="0082458F">
        <w:rPr>
          <w:rFonts w:ascii="Times New Roman" w:hAnsi="Times New Roman" w:cs="Times New Roman"/>
          <w:sz w:val="24"/>
          <w:szCs w:val="24"/>
          <w:lang w:val="en-US"/>
        </w:rPr>
        <w:t>desain</w:t>
      </w:r>
      <w:proofErr w:type="spellEnd"/>
      <w:r w:rsidRPr="0082458F">
        <w:rPr>
          <w:rFonts w:ascii="Times New Roman" w:hAnsi="Times New Roman" w:cs="Times New Roman"/>
          <w:sz w:val="24"/>
          <w:szCs w:val="24"/>
          <w:lang w:val="en-US"/>
        </w:rPr>
        <w:t xml:space="preserve"> dan </w:t>
      </w:r>
      <w:proofErr w:type="spellStart"/>
      <w:r w:rsidRPr="0082458F">
        <w:rPr>
          <w:rFonts w:ascii="Times New Roman" w:hAnsi="Times New Roman" w:cs="Times New Roman"/>
          <w:sz w:val="24"/>
          <w:szCs w:val="24"/>
          <w:lang w:val="en-US"/>
        </w:rPr>
        <w:t>pengembangan</w:t>
      </w:r>
      <w:proofErr w:type="spellEnd"/>
      <w:r w:rsidRPr="0082458F">
        <w:rPr>
          <w:rFonts w:ascii="Times New Roman" w:hAnsi="Times New Roman" w:cs="Times New Roman"/>
          <w:sz w:val="24"/>
          <w:szCs w:val="24"/>
          <w:lang w:val="en-US"/>
        </w:rPr>
        <w:t xml:space="preserve"> situs web yang </w:t>
      </w:r>
      <w:proofErr w:type="spellStart"/>
      <w:r w:rsidRPr="0082458F">
        <w:rPr>
          <w:rFonts w:ascii="Times New Roman" w:hAnsi="Times New Roman" w:cs="Times New Roman"/>
          <w:sz w:val="24"/>
          <w:szCs w:val="24"/>
          <w:lang w:val="en-US"/>
        </w:rPr>
        <w:t>responsif</w:t>
      </w:r>
      <w:proofErr w:type="spellEnd"/>
      <w:r w:rsidRPr="0082458F">
        <w:rPr>
          <w:rFonts w:ascii="Times New Roman" w:hAnsi="Times New Roman" w:cs="Times New Roman"/>
          <w:sz w:val="24"/>
          <w:szCs w:val="24"/>
          <w:lang w:val="en-US"/>
        </w:rPr>
        <w:t xml:space="preserve"> (mobile-friendly) dan </w:t>
      </w:r>
      <w:proofErr w:type="spellStart"/>
      <w:r w:rsidRPr="0082458F">
        <w:rPr>
          <w:rFonts w:ascii="Times New Roman" w:hAnsi="Times New Roman" w:cs="Times New Roman"/>
          <w:sz w:val="24"/>
          <w:szCs w:val="24"/>
          <w:lang w:val="en-US"/>
        </w:rPr>
        <w:t>estetis</w:t>
      </w:r>
      <w:proofErr w:type="spellEnd"/>
      <w:r w:rsidRPr="0082458F">
        <w:rPr>
          <w:rFonts w:ascii="Times New Roman" w:hAnsi="Times New Roman" w:cs="Times New Roman"/>
          <w:sz w:val="24"/>
          <w:szCs w:val="24"/>
          <w:lang w:val="en-US"/>
        </w:rPr>
        <w:t xml:space="preserve">. </w:t>
      </w:r>
    </w:p>
    <w:p w14:paraId="3B1E24DB" w14:textId="7998522F" w:rsidR="0082458F" w:rsidRPr="0082458F" w:rsidRDefault="0082458F" w:rsidP="0082458F">
      <w:pPr>
        <w:spacing w:after="0" w:line="360" w:lineRule="auto"/>
        <w:ind w:left="709"/>
        <w:rPr>
          <w:rFonts w:ascii="Times New Roman" w:hAnsi="Times New Roman" w:cs="Times New Roman"/>
          <w:sz w:val="24"/>
          <w:szCs w:val="24"/>
          <w:lang w:val="en-US"/>
        </w:rPr>
      </w:pPr>
      <w:r w:rsidRPr="0082458F">
        <w:rPr>
          <w:rFonts w:ascii="Times New Roman" w:hAnsi="Times New Roman" w:cs="Times New Roman"/>
          <w:sz w:val="24"/>
          <w:szCs w:val="24"/>
          <w:lang w:val="en-US"/>
        </w:rPr>
        <w:lastRenderedPageBreak/>
        <w:t xml:space="preserve">Bootstrap, </w:t>
      </w:r>
      <w:proofErr w:type="spellStart"/>
      <w:r w:rsidRPr="0082458F">
        <w:rPr>
          <w:rFonts w:ascii="Times New Roman" w:hAnsi="Times New Roman" w:cs="Times New Roman"/>
          <w:sz w:val="24"/>
          <w:szCs w:val="24"/>
          <w:lang w:val="en-US"/>
        </w:rPr>
        <w:t>awalnya</w:t>
      </w:r>
      <w:proofErr w:type="spellEnd"/>
      <w:r w:rsidRPr="0082458F">
        <w:rPr>
          <w:rFonts w:ascii="Times New Roman" w:hAnsi="Times New Roman" w:cs="Times New Roman"/>
          <w:sz w:val="24"/>
          <w:szCs w:val="24"/>
          <w:lang w:val="en-US"/>
        </w:rPr>
        <w:t xml:space="preserve"> </w:t>
      </w:r>
      <w:proofErr w:type="spellStart"/>
      <w:r w:rsidRPr="0082458F">
        <w:rPr>
          <w:rFonts w:ascii="Times New Roman" w:hAnsi="Times New Roman" w:cs="Times New Roman"/>
          <w:sz w:val="24"/>
          <w:szCs w:val="24"/>
          <w:lang w:val="en-US"/>
        </w:rPr>
        <w:t>dikembangkan</w:t>
      </w:r>
      <w:proofErr w:type="spellEnd"/>
      <w:r w:rsidRPr="0082458F">
        <w:rPr>
          <w:rFonts w:ascii="Times New Roman" w:hAnsi="Times New Roman" w:cs="Times New Roman"/>
          <w:sz w:val="24"/>
          <w:szCs w:val="24"/>
          <w:lang w:val="en-US"/>
        </w:rPr>
        <w:t xml:space="preserve"> oleh Twitter, </w:t>
      </w:r>
      <w:proofErr w:type="spellStart"/>
      <w:r w:rsidRPr="0082458F">
        <w:rPr>
          <w:rFonts w:ascii="Times New Roman" w:hAnsi="Times New Roman" w:cs="Times New Roman"/>
          <w:sz w:val="24"/>
          <w:szCs w:val="24"/>
          <w:lang w:val="en-US"/>
        </w:rPr>
        <w:t>telah</w:t>
      </w:r>
      <w:proofErr w:type="spellEnd"/>
      <w:r w:rsidRPr="0082458F">
        <w:rPr>
          <w:rFonts w:ascii="Times New Roman" w:hAnsi="Times New Roman" w:cs="Times New Roman"/>
          <w:sz w:val="24"/>
          <w:szCs w:val="24"/>
          <w:lang w:val="en-US"/>
        </w:rPr>
        <w:t xml:space="preserve"> </w:t>
      </w:r>
      <w:proofErr w:type="spellStart"/>
      <w:r w:rsidRPr="0082458F">
        <w:rPr>
          <w:rFonts w:ascii="Times New Roman" w:hAnsi="Times New Roman" w:cs="Times New Roman"/>
          <w:sz w:val="24"/>
          <w:szCs w:val="24"/>
          <w:lang w:val="en-US"/>
        </w:rPr>
        <w:t>menjadi</w:t>
      </w:r>
      <w:proofErr w:type="spellEnd"/>
      <w:r w:rsidRPr="0082458F">
        <w:rPr>
          <w:rFonts w:ascii="Times New Roman" w:hAnsi="Times New Roman" w:cs="Times New Roman"/>
          <w:sz w:val="24"/>
          <w:szCs w:val="24"/>
          <w:lang w:val="en-US"/>
        </w:rPr>
        <w:t xml:space="preserve"> salah </w:t>
      </w:r>
      <w:proofErr w:type="spellStart"/>
      <w:r w:rsidRPr="0082458F">
        <w:rPr>
          <w:rFonts w:ascii="Times New Roman" w:hAnsi="Times New Roman" w:cs="Times New Roman"/>
          <w:sz w:val="24"/>
          <w:szCs w:val="24"/>
          <w:lang w:val="en-US"/>
        </w:rPr>
        <w:t>satu</w:t>
      </w:r>
      <w:proofErr w:type="spellEnd"/>
      <w:r w:rsidRPr="0082458F">
        <w:rPr>
          <w:rFonts w:ascii="Times New Roman" w:hAnsi="Times New Roman" w:cs="Times New Roman"/>
          <w:sz w:val="24"/>
          <w:szCs w:val="24"/>
          <w:lang w:val="en-US"/>
        </w:rPr>
        <w:t xml:space="preserve"> </w:t>
      </w:r>
      <w:proofErr w:type="spellStart"/>
      <w:r w:rsidRPr="0082458F">
        <w:rPr>
          <w:rFonts w:ascii="Times New Roman" w:hAnsi="Times New Roman" w:cs="Times New Roman"/>
          <w:sz w:val="24"/>
          <w:szCs w:val="24"/>
          <w:lang w:val="en-US"/>
        </w:rPr>
        <w:t>kerangka</w:t>
      </w:r>
      <w:proofErr w:type="spellEnd"/>
      <w:r w:rsidRPr="0082458F">
        <w:rPr>
          <w:rFonts w:ascii="Times New Roman" w:hAnsi="Times New Roman" w:cs="Times New Roman"/>
          <w:sz w:val="24"/>
          <w:szCs w:val="24"/>
          <w:lang w:val="en-US"/>
        </w:rPr>
        <w:t xml:space="preserve"> </w:t>
      </w:r>
      <w:proofErr w:type="spellStart"/>
      <w:r w:rsidRPr="0082458F">
        <w:rPr>
          <w:rFonts w:ascii="Times New Roman" w:hAnsi="Times New Roman" w:cs="Times New Roman"/>
          <w:sz w:val="24"/>
          <w:szCs w:val="24"/>
          <w:lang w:val="en-US"/>
        </w:rPr>
        <w:t>kerja</w:t>
      </w:r>
      <w:proofErr w:type="spellEnd"/>
      <w:r w:rsidRPr="0082458F">
        <w:rPr>
          <w:rFonts w:ascii="Times New Roman" w:hAnsi="Times New Roman" w:cs="Times New Roman"/>
          <w:sz w:val="24"/>
          <w:szCs w:val="24"/>
          <w:lang w:val="en-US"/>
        </w:rPr>
        <w:t xml:space="preserve"> web yang paling </w:t>
      </w:r>
      <w:proofErr w:type="spellStart"/>
      <w:r w:rsidRPr="0082458F">
        <w:rPr>
          <w:rFonts w:ascii="Times New Roman" w:hAnsi="Times New Roman" w:cs="Times New Roman"/>
          <w:sz w:val="24"/>
          <w:szCs w:val="24"/>
          <w:lang w:val="en-US"/>
        </w:rPr>
        <w:t>populer</w:t>
      </w:r>
      <w:proofErr w:type="spellEnd"/>
      <w:r w:rsidRPr="0082458F">
        <w:rPr>
          <w:rFonts w:ascii="Times New Roman" w:hAnsi="Times New Roman" w:cs="Times New Roman"/>
          <w:sz w:val="24"/>
          <w:szCs w:val="24"/>
          <w:lang w:val="en-US"/>
        </w:rPr>
        <w:t xml:space="preserve"> dan </w:t>
      </w:r>
      <w:proofErr w:type="spellStart"/>
      <w:r w:rsidRPr="0082458F">
        <w:rPr>
          <w:rFonts w:ascii="Times New Roman" w:hAnsi="Times New Roman" w:cs="Times New Roman"/>
          <w:sz w:val="24"/>
          <w:szCs w:val="24"/>
          <w:lang w:val="en-US"/>
        </w:rPr>
        <w:t>banyak</w:t>
      </w:r>
      <w:proofErr w:type="spellEnd"/>
      <w:r w:rsidRPr="0082458F">
        <w:rPr>
          <w:rFonts w:ascii="Times New Roman" w:hAnsi="Times New Roman" w:cs="Times New Roman"/>
          <w:sz w:val="24"/>
          <w:szCs w:val="24"/>
          <w:lang w:val="en-US"/>
        </w:rPr>
        <w:t xml:space="preserve"> </w:t>
      </w:r>
      <w:proofErr w:type="spellStart"/>
      <w:r w:rsidRPr="0082458F">
        <w:rPr>
          <w:rFonts w:ascii="Times New Roman" w:hAnsi="Times New Roman" w:cs="Times New Roman"/>
          <w:sz w:val="24"/>
          <w:szCs w:val="24"/>
          <w:lang w:val="en-US"/>
        </w:rPr>
        <w:t>digunakan</w:t>
      </w:r>
      <w:proofErr w:type="spellEnd"/>
      <w:r w:rsidRPr="0082458F">
        <w:rPr>
          <w:rFonts w:ascii="Times New Roman" w:hAnsi="Times New Roman" w:cs="Times New Roman"/>
          <w:sz w:val="24"/>
          <w:szCs w:val="24"/>
          <w:lang w:val="en-US"/>
        </w:rPr>
        <w:t xml:space="preserve"> di </w:t>
      </w:r>
      <w:proofErr w:type="spellStart"/>
      <w:r w:rsidRPr="0082458F">
        <w:rPr>
          <w:rFonts w:ascii="Times New Roman" w:hAnsi="Times New Roman" w:cs="Times New Roman"/>
          <w:sz w:val="24"/>
          <w:szCs w:val="24"/>
          <w:lang w:val="en-US"/>
        </w:rPr>
        <w:t>seluruh</w:t>
      </w:r>
      <w:proofErr w:type="spellEnd"/>
      <w:r w:rsidRPr="0082458F">
        <w:rPr>
          <w:rFonts w:ascii="Times New Roman" w:hAnsi="Times New Roman" w:cs="Times New Roman"/>
          <w:sz w:val="24"/>
          <w:szCs w:val="24"/>
          <w:lang w:val="en-US"/>
        </w:rPr>
        <w:t xml:space="preserve"> dunia. </w:t>
      </w:r>
      <w:proofErr w:type="spellStart"/>
      <w:r w:rsidRPr="0082458F">
        <w:rPr>
          <w:rFonts w:ascii="Times New Roman" w:hAnsi="Times New Roman" w:cs="Times New Roman"/>
          <w:sz w:val="24"/>
          <w:szCs w:val="24"/>
          <w:lang w:val="en-US"/>
        </w:rPr>
        <w:t>Beberapa</w:t>
      </w:r>
      <w:proofErr w:type="spellEnd"/>
      <w:r w:rsidRPr="0082458F">
        <w:rPr>
          <w:rFonts w:ascii="Times New Roman" w:hAnsi="Times New Roman" w:cs="Times New Roman"/>
          <w:sz w:val="24"/>
          <w:szCs w:val="24"/>
          <w:lang w:val="en-US"/>
        </w:rPr>
        <w:t xml:space="preserve"> </w:t>
      </w:r>
      <w:proofErr w:type="spellStart"/>
      <w:r w:rsidRPr="0082458F">
        <w:rPr>
          <w:rFonts w:ascii="Times New Roman" w:hAnsi="Times New Roman" w:cs="Times New Roman"/>
          <w:sz w:val="24"/>
          <w:szCs w:val="24"/>
          <w:lang w:val="en-US"/>
        </w:rPr>
        <w:t>karakteristik</w:t>
      </w:r>
      <w:proofErr w:type="spellEnd"/>
      <w:r w:rsidRPr="0082458F">
        <w:rPr>
          <w:rFonts w:ascii="Times New Roman" w:hAnsi="Times New Roman" w:cs="Times New Roman"/>
          <w:sz w:val="24"/>
          <w:szCs w:val="24"/>
          <w:lang w:val="en-US"/>
        </w:rPr>
        <w:t xml:space="preserve"> </w:t>
      </w:r>
      <w:proofErr w:type="spellStart"/>
      <w:r w:rsidRPr="0082458F">
        <w:rPr>
          <w:rFonts w:ascii="Times New Roman" w:hAnsi="Times New Roman" w:cs="Times New Roman"/>
          <w:sz w:val="24"/>
          <w:szCs w:val="24"/>
          <w:lang w:val="en-US"/>
        </w:rPr>
        <w:t>kunci</w:t>
      </w:r>
      <w:proofErr w:type="spellEnd"/>
      <w:r w:rsidRPr="0082458F">
        <w:rPr>
          <w:rFonts w:ascii="Times New Roman" w:hAnsi="Times New Roman" w:cs="Times New Roman"/>
          <w:sz w:val="24"/>
          <w:szCs w:val="24"/>
          <w:lang w:val="en-US"/>
        </w:rPr>
        <w:t xml:space="preserve"> </w:t>
      </w:r>
      <w:proofErr w:type="spellStart"/>
      <w:r w:rsidRPr="0082458F">
        <w:rPr>
          <w:rFonts w:ascii="Times New Roman" w:hAnsi="Times New Roman" w:cs="Times New Roman"/>
          <w:sz w:val="24"/>
          <w:szCs w:val="24"/>
          <w:lang w:val="en-US"/>
        </w:rPr>
        <w:t>dari</w:t>
      </w:r>
      <w:proofErr w:type="spellEnd"/>
      <w:r w:rsidRPr="0082458F">
        <w:rPr>
          <w:rFonts w:ascii="Times New Roman" w:hAnsi="Times New Roman" w:cs="Times New Roman"/>
          <w:sz w:val="24"/>
          <w:szCs w:val="24"/>
          <w:lang w:val="en-US"/>
        </w:rPr>
        <w:t xml:space="preserve"> Bootstrap </w:t>
      </w:r>
      <w:proofErr w:type="spellStart"/>
      <w:r w:rsidRPr="0082458F">
        <w:rPr>
          <w:rFonts w:ascii="Times New Roman" w:hAnsi="Times New Roman" w:cs="Times New Roman"/>
          <w:sz w:val="24"/>
          <w:szCs w:val="24"/>
          <w:lang w:val="en-US"/>
        </w:rPr>
        <w:t>meliputi</w:t>
      </w:r>
      <w:proofErr w:type="spellEnd"/>
    </w:p>
    <w:p w14:paraId="6DE53DE9" w14:textId="6556658F" w:rsidR="00412EDB" w:rsidRPr="00412EDB" w:rsidRDefault="00412EDB" w:rsidP="00B24FFD">
      <w:pPr>
        <w:pStyle w:val="ListParagraph"/>
        <w:numPr>
          <w:ilvl w:val="0"/>
          <w:numId w:val="9"/>
        </w:numPr>
        <w:spacing w:after="0" w:line="360" w:lineRule="auto"/>
        <w:ind w:left="709" w:hanging="283"/>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PHP </w:t>
      </w:r>
    </w:p>
    <w:p w14:paraId="2C130960" w14:textId="7D157785" w:rsidR="00412EDB" w:rsidRPr="0082458F" w:rsidRDefault="00412EDB" w:rsidP="00412EDB">
      <w:pPr>
        <w:pStyle w:val="ListParagraph"/>
        <w:spacing w:after="0" w:line="360" w:lineRule="auto"/>
        <w:ind w:left="709"/>
        <w:jc w:val="both"/>
        <w:rPr>
          <w:rFonts w:ascii="Times New Roman" w:hAnsi="Times New Roman" w:cs="Times New Roman"/>
          <w:sz w:val="24"/>
          <w:szCs w:val="24"/>
          <w:lang w:val="en-US"/>
        </w:rPr>
      </w:pPr>
      <w:r w:rsidRPr="00412EDB">
        <w:rPr>
          <w:rFonts w:ascii="Times New Roman" w:hAnsi="Times New Roman" w:cs="Times New Roman"/>
          <w:sz w:val="24"/>
          <w:szCs w:val="24"/>
          <w:lang w:val="en-US"/>
        </w:rPr>
        <w:t xml:space="preserve">Hypertext Preprocessor </w:t>
      </w:r>
      <w:proofErr w:type="spellStart"/>
      <w:r w:rsidRPr="00412EDB">
        <w:rPr>
          <w:rFonts w:ascii="Times New Roman" w:hAnsi="Times New Roman" w:cs="Times New Roman"/>
          <w:sz w:val="24"/>
          <w:szCs w:val="24"/>
          <w:lang w:val="en-US"/>
        </w:rPr>
        <w:t>atau</w:t>
      </w:r>
      <w:proofErr w:type="spellEnd"/>
      <w:r w:rsidRPr="00412EDB">
        <w:rPr>
          <w:rFonts w:ascii="Times New Roman" w:hAnsi="Times New Roman" w:cs="Times New Roman"/>
          <w:sz w:val="24"/>
          <w:szCs w:val="24"/>
          <w:lang w:val="en-US"/>
        </w:rPr>
        <w:t xml:space="preserve"> PHP </w:t>
      </w:r>
      <w:proofErr w:type="spellStart"/>
      <w:r w:rsidRPr="00412EDB">
        <w:rPr>
          <w:rFonts w:ascii="Times New Roman" w:hAnsi="Times New Roman" w:cs="Times New Roman"/>
          <w:sz w:val="24"/>
          <w:szCs w:val="24"/>
          <w:lang w:val="en-US"/>
        </w:rPr>
        <w:t>adalah</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bahasa</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penulisan</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skrip</w:t>
      </w:r>
      <w:proofErr w:type="spellEnd"/>
      <w:r w:rsidRPr="00412EDB">
        <w:rPr>
          <w:rFonts w:ascii="Times New Roman" w:hAnsi="Times New Roman" w:cs="Times New Roman"/>
          <w:sz w:val="24"/>
          <w:szCs w:val="24"/>
          <w:lang w:val="en-US"/>
        </w:rPr>
        <w:t xml:space="preserve"> open-source yang </w:t>
      </w:r>
      <w:proofErr w:type="spellStart"/>
      <w:r w:rsidRPr="00412EDB">
        <w:rPr>
          <w:rFonts w:ascii="Times New Roman" w:hAnsi="Times New Roman" w:cs="Times New Roman"/>
          <w:sz w:val="24"/>
          <w:szCs w:val="24"/>
          <w:lang w:val="en-US"/>
        </w:rPr>
        <w:t>banyak</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digunakan</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dalam</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pemrograman</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atau</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pengembangan</w:t>
      </w:r>
      <w:proofErr w:type="spellEnd"/>
      <w:r w:rsidRPr="00412EDB">
        <w:rPr>
          <w:rFonts w:ascii="Times New Roman" w:hAnsi="Times New Roman" w:cs="Times New Roman"/>
          <w:sz w:val="24"/>
          <w:szCs w:val="24"/>
          <w:lang w:val="en-US"/>
        </w:rPr>
        <w:t xml:space="preserve"> website (web development). Bahasa </w:t>
      </w:r>
      <w:proofErr w:type="spellStart"/>
      <w:r w:rsidRPr="00412EDB">
        <w:rPr>
          <w:rFonts w:ascii="Times New Roman" w:hAnsi="Times New Roman" w:cs="Times New Roman"/>
          <w:sz w:val="24"/>
          <w:szCs w:val="24"/>
          <w:lang w:val="en-US"/>
        </w:rPr>
        <w:t>ini</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umumnya</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dijalankan</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dalam</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komunikasi</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sisi</w:t>
      </w:r>
      <w:proofErr w:type="spellEnd"/>
      <w:r w:rsidRPr="00412EDB">
        <w:rPr>
          <w:rFonts w:ascii="Times New Roman" w:hAnsi="Times New Roman" w:cs="Times New Roman"/>
          <w:sz w:val="24"/>
          <w:szCs w:val="24"/>
          <w:lang w:val="en-US"/>
        </w:rPr>
        <w:t xml:space="preserve"> server, dan </w:t>
      </w:r>
      <w:proofErr w:type="spellStart"/>
      <w:r w:rsidRPr="00412EDB">
        <w:rPr>
          <w:rFonts w:ascii="Times New Roman" w:hAnsi="Times New Roman" w:cs="Times New Roman"/>
          <w:sz w:val="24"/>
          <w:szCs w:val="24"/>
          <w:lang w:val="en-US"/>
        </w:rPr>
        <w:t>saat</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ini</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didukung</w:t>
      </w:r>
      <w:proofErr w:type="spellEnd"/>
      <w:r w:rsidRPr="00412EDB">
        <w:rPr>
          <w:rFonts w:ascii="Times New Roman" w:hAnsi="Times New Roman" w:cs="Times New Roman"/>
          <w:sz w:val="24"/>
          <w:szCs w:val="24"/>
          <w:lang w:val="en-US"/>
        </w:rPr>
        <w:t xml:space="preserve"> oleh </w:t>
      </w:r>
      <w:proofErr w:type="spellStart"/>
      <w:r w:rsidRPr="00412EDB">
        <w:rPr>
          <w:rFonts w:ascii="Times New Roman" w:hAnsi="Times New Roman" w:cs="Times New Roman"/>
          <w:sz w:val="24"/>
          <w:szCs w:val="24"/>
          <w:lang w:val="en-US"/>
        </w:rPr>
        <w:t>hampir</w:t>
      </w:r>
      <w:proofErr w:type="spellEnd"/>
      <w:r w:rsidRPr="00412EDB">
        <w:rPr>
          <w:rFonts w:ascii="Times New Roman" w:hAnsi="Times New Roman" w:cs="Times New Roman"/>
          <w:sz w:val="24"/>
          <w:szCs w:val="24"/>
          <w:lang w:val="en-US"/>
        </w:rPr>
        <w:t> </w:t>
      </w:r>
      <w:proofErr w:type="spellStart"/>
      <w:r w:rsidRPr="00412EDB">
        <w:rPr>
          <w:rFonts w:ascii="Times New Roman" w:hAnsi="Times New Roman" w:cs="Times New Roman"/>
          <w:sz w:val="24"/>
          <w:szCs w:val="24"/>
          <w:lang w:val="en-US"/>
        </w:rPr>
        <w:t>semua</w:t>
      </w:r>
      <w:proofErr w:type="spellEnd"/>
      <w:r w:rsidRPr="00412EDB">
        <w:rPr>
          <w:rFonts w:ascii="Times New Roman" w:hAnsi="Times New Roman" w:cs="Times New Roman"/>
          <w:sz w:val="24"/>
          <w:szCs w:val="24"/>
          <w:lang w:val="en-US"/>
        </w:rPr>
        <w:t> </w:t>
      </w:r>
      <w:proofErr w:type="spellStart"/>
      <w:r w:rsidRPr="00412EDB">
        <w:rPr>
          <w:rFonts w:ascii="Times New Roman" w:hAnsi="Times New Roman" w:cs="Times New Roman"/>
          <w:sz w:val="24"/>
          <w:szCs w:val="24"/>
          <w:lang w:val="en-US"/>
        </w:rPr>
        <w:t>sistem</w:t>
      </w:r>
      <w:proofErr w:type="spellEnd"/>
    </w:p>
    <w:p w14:paraId="6B7A9B71" w14:textId="617F225E" w:rsidR="0082458F" w:rsidRPr="00412EDB" w:rsidRDefault="00412EDB" w:rsidP="00B24FFD">
      <w:pPr>
        <w:pStyle w:val="ListParagraph"/>
        <w:numPr>
          <w:ilvl w:val="0"/>
          <w:numId w:val="9"/>
        </w:numPr>
        <w:spacing w:after="0" w:line="360" w:lineRule="auto"/>
        <w:ind w:left="709" w:hanging="283"/>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HTML </w:t>
      </w:r>
    </w:p>
    <w:p w14:paraId="3053B554" w14:textId="1F50E70D" w:rsidR="00412EDB" w:rsidRPr="00412EDB" w:rsidRDefault="00412EDB" w:rsidP="00412EDB">
      <w:pPr>
        <w:pStyle w:val="ListParagraph"/>
        <w:spacing w:after="0" w:line="360" w:lineRule="auto"/>
        <w:ind w:left="709"/>
        <w:jc w:val="both"/>
        <w:rPr>
          <w:rFonts w:ascii="Times New Roman" w:hAnsi="Times New Roman" w:cs="Times New Roman"/>
          <w:sz w:val="24"/>
          <w:szCs w:val="24"/>
          <w:lang w:val="en-US"/>
        </w:rPr>
      </w:pPr>
      <w:r w:rsidRPr="00412EDB">
        <w:rPr>
          <w:rFonts w:ascii="Times New Roman" w:hAnsi="Times New Roman" w:cs="Times New Roman"/>
          <w:sz w:val="24"/>
          <w:szCs w:val="24"/>
          <w:lang w:val="en-US"/>
        </w:rPr>
        <w:t xml:space="preserve">HTML (Hypertext Markup Language) </w:t>
      </w:r>
      <w:proofErr w:type="spellStart"/>
      <w:r w:rsidRPr="00412EDB">
        <w:rPr>
          <w:rFonts w:ascii="Times New Roman" w:hAnsi="Times New Roman" w:cs="Times New Roman"/>
          <w:sz w:val="24"/>
          <w:szCs w:val="24"/>
          <w:lang w:val="en-US"/>
        </w:rPr>
        <w:t>adalah</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bahasa</w:t>
      </w:r>
      <w:proofErr w:type="spellEnd"/>
      <w:r w:rsidRPr="00412EDB">
        <w:rPr>
          <w:rFonts w:ascii="Times New Roman" w:hAnsi="Times New Roman" w:cs="Times New Roman"/>
          <w:sz w:val="24"/>
          <w:szCs w:val="24"/>
          <w:lang w:val="en-US"/>
        </w:rPr>
        <w:t xml:space="preserve"> markup yang </w:t>
      </w:r>
      <w:proofErr w:type="spellStart"/>
      <w:r w:rsidRPr="00412EDB">
        <w:rPr>
          <w:rFonts w:ascii="Times New Roman" w:hAnsi="Times New Roman" w:cs="Times New Roman"/>
          <w:sz w:val="24"/>
          <w:szCs w:val="24"/>
          <w:lang w:val="en-US"/>
        </w:rPr>
        <w:t>digunakan</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untuk</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membuat</w:t>
      </w:r>
      <w:proofErr w:type="spellEnd"/>
      <w:r w:rsidRPr="00412EDB">
        <w:rPr>
          <w:rFonts w:ascii="Times New Roman" w:hAnsi="Times New Roman" w:cs="Times New Roman"/>
          <w:sz w:val="24"/>
          <w:szCs w:val="24"/>
          <w:lang w:val="en-US"/>
        </w:rPr>
        <w:t xml:space="preserve"> dan </w:t>
      </w:r>
      <w:proofErr w:type="spellStart"/>
      <w:r w:rsidRPr="00412EDB">
        <w:rPr>
          <w:rFonts w:ascii="Times New Roman" w:hAnsi="Times New Roman" w:cs="Times New Roman"/>
          <w:sz w:val="24"/>
          <w:szCs w:val="24"/>
          <w:lang w:val="en-US"/>
        </w:rPr>
        <w:t>mengatur</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struktur</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serta</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konten</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halaman</w:t>
      </w:r>
      <w:proofErr w:type="spellEnd"/>
      <w:r w:rsidRPr="00412EDB">
        <w:rPr>
          <w:rFonts w:ascii="Times New Roman" w:hAnsi="Times New Roman" w:cs="Times New Roman"/>
          <w:sz w:val="24"/>
          <w:szCs w:val="24"/>
          <w:lang w:val="en-US"/>
        </w:rPr>
        <w:t xml:space="preserve"> web. HTML </w:t>
      </w:r>
      <w:proofErr w:type="spellStart"/>
      <w:r w:rsidRPr="00412EDB">
        <w:rPr>
          <w:rFonts w:ascii="Times New Roman" w:hAnsi="Times New Roman" w:cs="Times New Roman"/>
          <w:sz w:val="24"/>
          <w:szCs w:val="24"/>
          <w:lang w:val="en-US"/>
        </w:rPr>
        <w:t>adalah</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komponen</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dasar</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dari</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hampir</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semua</w:t>
      </w:r>
      <w:proofErr w:type="spellEnd"/>
      <w:r w:rsidRPr="00412EDB">
        <w:rPr>
          <w:rFonts w:ascii="Times New Roman" w:hAnsi="Times New Roman" w:cs="Times New Roman"/>
          <w:sz w:val="24"/>
          <w:szCs w:val="24"/>
          <w:lang w:val="en-US"/>
        </w:rPr>
        <w:t xml:space="preserve"> situs web yang Anda </w:t>
      </w:r>
      <w:proofErr w:type="spellStart"/>
      <w:r w:rsidRPr="00412EDB">
        <w:rPr>
          <w:rFonts w:ascii="Times New Roman" w:hAnsi="Times New Roman" w:cs="Times New Roman"/>
          <w:sz w:val="24"/>
          <w:szCs w:val="24"/>
          <w:lang w:val="en-US"/>
        </w:rPr>
        <w:t>temui</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saat</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menjelajah</w:t>
      </w:r>
      <w:proofErr w:type="spellEnd"/>
      <w:r w:rsidRPr="00412EDB">
        <w:rPr>
          <w:rFonts w:ascii="Times New Roman" w:hAnsi="Times New Roman" w:cs="Times New Roman"/>
          <w:sz w:val="24"/>
          <w:szCs w:val="24"/>
          <w:lang w:val="en-US"/>
        </w:rPr>
        <w:t xml:space="preserve"> internet. </w:t>
      </w:r>
      <w:proofErr w:type="spellStart"/>
      <w:r w:rsidRPr="00412EDB">
        <w:rPr>
          <w:rFonts w:ascii="Times New Roman" w:hAnsi="Times New Roman" w:cs="Times New Roman"/>
          <w:sz w:val="24"/>
          <w:szCs w:val="24"/>
          <w:lang w:val="en-US"/>
        </w:rPr>
        <w:t>Dengan</w:t>
      </w:r>
      <w:proofErr w:type="spellEnd"/>
      <w:r w:rsidRPr="00412EDB">
        <w:rPr>
          <w:rFonts w:ascii="Times New Roman" w:hAnsi="Times New Roman" w:cs="Times New Roman"/>
          <w:sz w:val="24"/>
          <w:szCs w:val="24"/>
          <w:lang w:val="en-US"/>
        </w:rPr>
        <w:t xml:space="preserve"> HTML, Anda </w:t>
      </w:r>
      <w:proofErr w:type="spellStart"/>
      <w:r w:rsidRPr="00412EDB">
        <w:rPr>
          <w:rFonts w:ascii="Times New Roman" w:hAnsi="Times New Roman" w:cs="Times New Roman"/>
          <w:sz w:val="24"/>
          <w:szCs w:val="24"/>
          <w:lang w:val="en-US"/>
        </w:rPr>
        <w:t>dapat</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mendefinisikan</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elemen-elemen</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seperti</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teks</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gambar</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tautan</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tabel</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formulir</w:t>
      </w:r>
      <w:proofErr w:type="spellEnd"/>
      <w:r w:rsidRPr="00412EDB">
        <w:rPr>
          <w:rFonts w:ascii="Times New Roman" w:hAnsi="Times New Roman" w:cs="Times New Roman"/>
          <w:sz w:val="24"/>
          <w:szCs w:val="24"/>
          <w:lang w:val="en-US"/>
        </w:rPr>
        <w:t xml:space="preserve">, dan </w:t>
      </w:r>
      <w:proofErr w:type="spellStart"/>
      <w:r w:rsidRPr="00412EDB">
        <w:rPr>
          <w:rFonts w:ascii="Times New Roman" w:hAnsi="Times New Roman" w:cs="Times New Roman"/>
          <w:sz w:val="24"/>
          <w:szCs w:val="24"/>
          <w:lang w:val="en-US"/>
        </w:rPr>
        <w:t>banyak</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lagi</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untuk</w:t>
      </w:r>
      <w:proofErr w:type="spellEnd"/>
      <w:r w:rsidRPr="00412EDB">
        <w:rPr>
          <w:rFonts w:ascii="Times New Roman" w:hAnsi="Times New Roman" w:cs="Times New Roman"/>
          <w:sz w:val="24"/>
          <w:szCs w:val="24"/>
          <w:lang w:val="en-US"/>
        </w:rPr>
        <w:t xml:space="preserve"> </w:t>
      </w:r>
      <w:proofErr w:type="spellStart"/>
      <w:r w:rsidRPr="00412EDB">
        <w:rPr>
          <w:rFonts w:ascii="Times New Roman" w:hAnsi="Times New Roman" w:cs="Times New Roman"/>
          <w:sz w:val="24"/>
          <w:szCs w:val="24"/>
          <w:lang w:val="en-US"/>
        </w:rPr>
        <w:t>membangun</w:t>
      </w:r>
      <w:proofErr w:type="spellEnd"/>
      <w:r w:rsidRPr="00412EDB">
        <w:rPr>
          <w:rFonts w:ascii="Times New Roman" w:hAnsi="Times New Roman" w:cs="Times New Roman"/>
          <w:sz w:val="24"/>
          <w:szCs w:val="24"/>
          <w:lang w:val="en-US"/>
        </w:rPr>
        <w:t> </w:t>
      </w:r>
      <w:proofErr w:type="spellStart"/>
      <w:r w:rsidRPr="00412EDB">
        <w:rPr>
          <w:rFonts w:ascii="Times New Roman" w:hAnsi="Times New Roman" w:cs="Times New Roman"/>
          <w:sz w:val="24"/>
          <w:szCs w:val="24"/>
          <w:lang w:val="en-US"/>
        </w:rPr>
        <w:t>halaman</w:t>
      </w:r>
      <w:proofErr w:type="spellEnd"/>
      <w:r w:rsidRPr="00412EDB">
        <w:rPr>
          <w:rFonts w:ascii="Times New Roman" w:hAnsi="Times New Roman" w:cs="Times New Roman"/>
          <w:sz w:val="24"/>
          <w:szCs w:val="24"/>
          <w:lang w:val="en-US"/>
        </w:rPr>
        <w:t> web.</w:t>
      </w:r>
    </w:p>
    <w:p w14:paraId="35DEEAAC" w14:textId="3A377EAF" w:rsidR="00412EDB" w:rsidRPr="00487C1E" w:rsidRDefault="00487C1E" w:rsidP="00B24FFD">
      <w:pPr>
        <w:pStyle w:val="ListParagraph"/>
        <w:numPr>
          <w:ilvl w:val="0"/>
          <w:numId w:val="9"/>
        </w:numPr>
        <w:spacing w:after="0" w:line="360" w:lineRule="auto"/>
        <w:ind w:left="709" w:hanging="283"/>
        <w:jc w:val="both"/>
        <w:rPr>
          <w:rFonts w:ascii="Times New Roman" w:hAnsi="Times New Roman" w:cs="Times New Roman"/>
          <w:sz w:val="24"/>
          <w:szCs w:val="24"/>
          <w:lang w:val="en-US"/>
        </w:rPr>
      </w:pPr>
      <w:r>
        <w:rPr>
          <w:rFonts w:ascii="Times New Roman" w:hAnsi="Times New Roman" w:cs="Times New Roman"/>
          <w:b/>
          <w:bCs/>
          <w:sz w:val="24"/>
          <w:szCs w:val="24"/>
          <w:lang w:val="en-US"/>
        </w:rPr>
        <w:t>CODEIGNITER 3</w:t>
      </w:r>
    </w:p>
    <w:p w14:paraId="4597CF18" w14:textId="66905314" w:rsidR="00487C1E" w:rsidRPr="00487C1E" w:rsidRDefault="00487C1E" w:rsidP="00487C1E">
      <w:pPr>
        <w:pStyle w:val="ListParagraph"/>
        <w:spacing w:after="0" w:line="360" w:lineRule="auto"/>
        <w:ind w:left="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Codeigniter</w:t>
      </w:r>
      <w:proofErr w:type="spellEnd"/>
      <w:r>
        <w:rPr>
          <w:rFonts w:ascii="Times New Roman" w:hAnsi="Times New Roman" w:cs="Times New Roman"/>
          <w:sz w:val="24"/>
          <w:szCs w:val="24"/>
          <w:lang w:val="en-US"/>
        </w:rPr>
        <w:t xml:space="preserve"> 3</w:t>
      </w:r>
      <w:r w:rsidR="0072767A">
        <w:rPr>
          <w:rFonts w:ascii="Times New Roman" w:hAnsi="Times New Roman" w:cs="Times New Roman"/>
          <w:sz w:val="24"/>
          <w:szCs w:val="24"/>
          <w:lang w:val="en-US"/>
        </w:rPr>
        <w:t xml:space="preserve"> </w:t>
      </w:r>
      <w:proofErr w:type="spellStart"/>
      <w:r w:rsidR="0072767A" w:rsidRPr="0072767A">
        <w:rPr>
          <w:rFonts w:ascii="Times New Roman" w:hAnsi="Times New Roman" w:cs="Times New Roman"/>
          <w:sz w:val="24"/>
          <w:szCs w:val="24"/>
          <w:lang w:val="en-US"/>
        </w:rPr>
        <w:t>adalah</w:t>
      </w:r>
      <w:proofErr w:type="spellEnd"/>
      <w:r w:rsidR="0072767A" w:rsidRPr="0072767A">
        <w:rPr>
          <w:rFonts w:ascii="Times New Roman" w:hAnsi="Times New Roman" w:cs="Times New Roman"/>
          <w:sz w:val="24"/>
          <w:szCs w:val="24"/>
          <w:lang w:val="en-US"/>
        </w:rPr>
        <w:t xml:space="preserve"> </w:t>
      </w:r>
      <w:proofErr w:type="spellStart"/>
      <w:r w:rsidR="0072767A" w:rsidRPr="0072767A">
        <w:rPr>
          <w:rFonts w:ascii="Times New Roman" w:hAnsi="Times New Roman" w:cs="Times New Roman"/>
          <w:sz w:val="24"/>
          <w:szCs w:val="24"/>
          <w:lang w:val="en-US"/>
        </w:rPr>
        <w:t>kerangka</w:t>
      </w:r>
      <w:proofErr w:type="spellEnd"/>
      <w:r w:rsidR="0072767A" w:rsidRPr="0072767A">
        <w:rPr>
          <w:rFonts w:ascii="Times New Roman" w:hAnsi="Times New Roman" w:cs="Times New Roman"/>
          <w:sz w:val="24"/>
          <w:szCs w:val="24"/>
          <w:lang w:val="en-US"/>
        </w:rPr>
        <w:t xml:space="preserve"> </w:t>
      </w:r>
      <w:proofErr w:type="spellStart"/>
      <w:r w:rsidR="0072767A" w:rsidRPr="0072767A">
        <w:rPr>
          <w:rFonts w:ascii="Times New Roman" w:hAnsi="Times New Roman" w:cs="Times New Roman"/>
          <w:sz w:val="24"/>
          <w:szCs w:val="24"/>
          <w:lang w:val="en-US"/>
        </w:rPr>
        <w:t>kerja</w:t>
      </w:r>
      <w:proofErr w:type="spellEnd"/>
      <w:r w:rsidR="0072767A" w:rsidRPr="0072767A">
        <w:rPr>
          <w:rFonts w:ascii="Times New Roman" w:hAnsi="Times New Roman" w:cs="Times New Roman"/>
          <w:sz w:val="24"/>
          <w:szCs w:val="24"/>
          <w:lang w:val="en-US"/>
        </w:rPr>
        <w:t xml:space="preserve"> (framework) </w:t>
      </w:r>
      <w:proofErr w:type="spellStart"/>
      <w:r w:rsidR="0072767A" w:rsidRPr="0072767A">
        <w:rPr>
          <w:rFonts w:ascii="Times New Roman" w:hAnsi="Times New Roman" w:cs="Times New Roman"/>
          <w:sz w:val="24"/>
          <w:szCs w:val="24"/>
          <w:lang w:val="en-US"/>
        </w:rPr>
        <w:t>pengembangan</w:t>
      </w:r>
      <w:proofErr w:type="spellEnd"/>
      <w:r w:rsidR="0072767A" w:rsidRPr="0072767A">
        <w:rPr>
          <w:rFonts w:ascii="Times New Roman" w:hAnsi="Times New Roman" w:cs="Times New Roman"/>
          <w:sz w:val="24"/>
          <w:szCs w:val="24"/>
          <w:lang w:val="en-US"/>
        </w:rPr>
        <w:t xml:space="preserve"> </w:t>
      </w:r>
      <w:proofErr w:type="spellStart"/>
      <w:r w:rsidR="0072767A" w:rsidRPr="0072767A">
        <w:rPr>
          <w:rFonts w:ascii="Times New Roman" w:hAnsi="Times New Roman" w:cs="Times New Roman"/>
          <w:sz w:val="24"/>
          <w:szCs w:val="24"/>
          <w:lang w:val="en-US"/>
        </w:rPr>
        <w:t>aplikasi</w:t>
      </w:r>
      <w:proofErr w:type="spellEnd"/>
      <w:r w:rsidR="0072767A" w:rsidRPr="0072767A">
        <w:rPr>
          <w:rFonts w:ascii="Times New Roman" w:hAnsi="Times New Roman" w:cs="Times New Roman"/>
          <w:sz w:val="24"/>
          <w:szCs w:val="24"/>
          <w:lang w:val="en-US"/>
        </w:rPr>
        <w:t xml:space="preserve"> web yang </w:t>
      </w:r>
      <w:proofErr w:type="spellStart"/>
      <w:r w:rsidR="0072767A" w:rsidRPr="0072767A">
        <w:rPr>
          <w:rFonts w:ascii="Times New Roman" w:hAnsi="Times New Roman" w:cs="Times New Roman"/>
          <w:sz w:val="24"/>
          <w:szCs w:val="24"/>
          <w:lang w:val="en-US"/>
        </w:rPr>
        <w:t>bersifat</w:t>
      </w:r>
      <w:proofErr w:type="spellEnd"/>
      <w:r w:rsidR="0072767A" w:rsidRPr="0072767A">
        <w:rPr>
          <w:rFonts w:ascii="Times New Roman" w:hAnsi="Times New Roman" w:cs="Times New Roman"/>
          <w:sz w:val="24"/>
          <w:szCs w:val="24"/>
          <w:lang w:val="en-US"/>
        </w:rPr>
        <w:t xml:space="preserve"> open source, yang </w:t>
      </w:r>
      <w:proofErr w:type="spellStart"/>
      <w:r w:rsidR="0072767A" w:rsidRPr="0072767A">
        <w:rPr>
          <w:rFonts w:ascii="Times New Roman" w:hAnsi="Times New Roman" w:cs="Times New Roman"/>
          <w:sz w:val="24"/>
          <w:szCs w:val="24"/>
          <w:lang w:val="en-US"/>
        </w:rPr>
        <w:t>dirancang</w:t>
      </w:r>
      <w:proofErr w:type="spellEnd"/>
      <w:r w:rsidR="0072767A" w:rsidRPr="0072767A">
        <w:rPr>
          <w:rFonts w:ascii="Times New Roman" w:hAnsi="Times New Roman" w:cs="Times New Roman"/>
          <w:sz w:val="24"/>
          <w:szCs w:val="24"/>
          <w:lang w:val="en-US"/>
        </w:rPr>
        <w:t xml:space="preserve"> </w:t>
      </w:r>
      <w:proofErr w:type="spellStart"/>
      <w:r w:rsidR="0072767A" w:rsidRPr="0072767A">
        <w:rPr>
          <w:rFonts w:ascii="Times New Roman" w:hAnsi="Times New Roman" w:cs="Times New Roman"/>
          <w:sz w:val="24"/>
          <w:szCs w:val="24"/>
          <w:lang w:val="en-US"/>
        </w:rPr>
        <w:t>untuk</w:t>
      </w:r>
      <w:proofErr w:type="spellEnd"/>
      <w:r w:rsidR="0072767A" w:rsidRPr="0072767A">
        <w:rPr>
          <w:rFonts w:ascii="Times New Roman" w:hAnsi="Times New Roman" w:cs="Times New Roman"/>
          <w:sz w:val="24"/>
          <w:szCs w:val="24"/>
          <w:lang w:val="en-US"/>
        </w:rPr>
        <w:t xml:space="preserve"> </w:t>
      </w:r>
      <w:proofErr w:type="spellStart"/>
      <w:r w:rsidR="0072767A" w:rsidRPr="0072767A">
        <w:rPr>
          <w:rFonts w:ascii="Times New Roman" w:hAnsi="Times New Roman" w:cs="Times New Roman"/>
          <w:sz w:val="24"/>
          <w:szCs w:val="24"/>
          <w:lang w:val="en-US"/>
        </w:rPr>
        <w:t>mempermudah</w:t>
      </w:r>
      <w:proofErr w:type="spellEnd"/>
      <w:r w:rsidR="0072767A" w:rsidRPr="0072767A">
        <w:rPr>
          <w:rFonts w:ascii="Times New Roman" w:hAnsi="Times New Roman" w:cs="Times New Roman"/>
          <w:sz w:val="24"/>
          <w:szCs w:val="24"/>
          <w:lang w:val="en-US"/>
        </w:rPr>
        <w:t xml:space="preserve"> </w:t>
      </w:r>
      <w:proofErr w:type="spellStart"/>
      <w:r w:rsidR="0072767A" w:rsidRPr="0072767A">
        <w:rPr>
          <w:rFonts w:ascii="Times New Roman" w:hAnsi="Times New Roman" w:cs="Times New Roman"/>
          <w:sz w:val="24"/>
          <w:szCs w:val="24"/>
          <w:lang w:val="en-US"/>
        </w:rPr>
        <w:t>pengembangan</w:t>
      </w:r>
      <w:proofErr w:type="spellEnd"/>
      <w:r w:rsidR="0072767A" w:rsidRPr="0072767A">
        <w:rPr>
          <w:rFonts w:ascii="Times New Roman" w:hAnsi="Times New Roman" w:cs="Times New Roman"/>
          <w:sz w:val="24"/>
          <w:szCs w:val="24"/>
          <w:lang w:val="en-US"/>
        </w:rPr>
        <w:t xml:space="preserve"> situs web dan </w:t>
      </w:r>
      <w:proofErr w:type="spellStart"/>
      <w:r w:rsidR="0072767A" w:rsidRPr="0072767A">
        <w:rPr>
          <w:rFonts w:ascii="Times New Roman" w:hAnsi="Times New Roman" w:cs="Times New Roman"/>
          <w:sz w:val="24"/>
          <w:szCs w:val="24"/>
          <w:lang w:val="en-US"/>
        </w:rPr>
        <w:t>aplikasi</w:t>
      </w:r>
      <w:proofErr w:type="spellEnd"/>
      <w:r w:rsidR="0072767A" w:rsidRPr="0072767A">
        <w:rPr>
          <w:rFonts w:ascii="Times New Roman" w:hAnsi="Times New Roman" w:cs="Times New Roman"/>
          <w:sz w:val="24"/>
          <w:szCs w:val="24"/>
          <w:lang w:val="en-US"/>
        </w:rPr>
        <w:t xml:space="preserve"> web yang </w:t>
      </w:r>
      <w:proofErr w:type="spellStart"/>
      <w:r w:rsidR="0072767A" w:rsidRPr="0072767A">
        <w:rPr>
          <w:rFonts w:ascii="Times New Roman" w:hAnsi="Times New Roman" w:cs="Times New Roman"/>
          <w:sz w:val="24"/>
          <w:szCs w:val="24"/>
          <w:lang w:val="en-US"/>
        </w:rPr>
        <w:t>cepat</w:t>
      </w:r>
      <w:proofErr w:type="spellEnd"/>
      <w:r w:rsidR="0072767A" w:rsidRPr="0072767A">
        <w:rPr>
          <w:rFonts w:ascii="Times New Roman" w:hAnsi="Times New Roman" w:cs="Times New Roman"/>
          <w:sz w:val="24"/>
          <w:szCs w:val="24"/>
          <w:lang w:val="en-US"/>
        </w:rPr>
        <w:t xml:space="preserve">, </w:t>
      </w:r>
      <w:proofErr w:type="spellStart"/>
      <w:r w:rsidR="0072767A" w:rsidRPr="0072767A">
        <w:rPr>
          <w:rFonts w:ascii="Times New Roman" w:hAnsi="Times New Roman" w:cs="Times New Roman"/>
          <w:sz w:val="24"/>
          <w:szCs w:val="24"/>
          <w:lang w:val="en-US"/>
        </w:rPr>
        <w:t>efisien</w:t>
      </w:r>
      <w:proofErr w:type="spellEnd"/>
      <w:r w:rsidR="0072767A" w:rsidRPr="0072767A">
        <w:rPr>
          <w:rFonts w:ascii="Times New Roman" w:hAnsi="Times New Roman" w:cs="Times New Roman"/>
          <w:sz w:val="24"/>
          <w:szCs w:val="24"/>
          <w:lang w:val="en-US"/>
        </w:rPr>
        <w:t xml:space="preserve">, dan </w:t>
      </w:r>
      <w:proofErr w:type="spellStart"/>
      <w:r w:rsidR="0072767A" w:rsidRPr="0072767A">
        <w:rPr>
          <w:rFonts w:ascii="Times New Roman" w:hAnsi="Times New Roman" w:cs="Times New Roman"/>
          <w:sz w:val="24"/>
          <w:szCs w:val="24"/>
          <w:lang w:val="en-US"/>
        </w:rPr>
        <w:t>sederhana</w:t>
      </w:r>
      <w:proofErr w:type="spellEnd"/>
      <w:r w:rsidR="0072767A" w:rsidRPr="0072767A">
        <w:rPr>
          <w:rFonts w:ascii="Times New Roman" w:hAnsi="Times New Roman" w:cs="Times New Roman"/>
          <w:sz w:val="24"/>
          <w:szCs w:val="24"/>
          <w:lang w:val="en-US"/>
        </w:rPr>
        <w:t xml:space="preserve">. CodeIgniter </w:t>
      </w:r>
      <w:proofErr w:type="spellStart"/>
      <w:r w:rsidR="0072767A" w:rsidRPr="0072767A">
        <w:rPr>
          <w:rFonts w:ascii="Times New Roman" w:hAnsi="Times New Roman" w:cs="Times New Roman"/>
          <w:sz w:val="24"/>
          <w:szCs w:val="24"/>
          <w:lang w:val="en-US"/>
        </w:rPr>
        <w:t>dikembangkan</w:t>
      </w:r>
      <w:proofErr w:type="spellEnd"/>
      <w:r w:rsidR="0072767A" w:rsidRPr="0072767A">
        <w:rPr>
          <w:rFonts w:ascii="Times New Roman" w:hAnsi="Times New Roman" w:cs="Times New Roman"/>
          <w:sz w:val="24"/>
          <w:szCs w:val="24"/>
          <w:lang w:val="en-US"/>
        </w:rPr>
        <w:t xml:space="preserve"> </w:t>
      </w:r>
      <w:proofErr w:type="spellStart"/>
      <w:r w:rsidR="0072767A" w:rsidRPr="0072767A">
        <w:rPr>
          <w:rFonts w:ascii="Times New Roman" w:hAnsi="Times New Roman" w:cs="Times New Roman"/>
          <w:sz w:val="24"/>
          <w:szCs w:val="24"/>
          <w:lang w:val="en-US"/>
        </w:rPr>
        <w:t>dengan</w:t>
      </w:r>
      <w:proofErr w:type="spellEnd"/>
      <w:r w:rsidR="0072767A" w:rsidRPr="0072767A">
        <w:rPr>
          <w:rFonts w:ascii="Times New Roman" w:hAnsi="Times New Roman" w:cs="Times New Roman"/>
          <w:sz w:val="24"/>
          <w:szCs w:val="24"/>
          <w:lang w:val="en-US"/>
        </w:rPr>
        <w:t xml:space="preserve"> </w:t>
      </w:r>
      <w:proofErr w:type="spellStart"/>
      <w:r w:rsidR="0072767A" w:rsidRPr="0072767A">
        <w:rPr>
          <w:rFonts w:ascii="Times New Roman" w:hAnsi="Times New Roman" w:cs="Times New Roman"/>
          <w:sz w:val="24"/>
          <w:szCs w:val="24"/>
          <w:lang w:val="en-US"/>
        </w:rPr>
        <w:t>menggunakan</w:t>
      </w:r>
      <w:proofErr w:type="spellEnd"/>
      <w:r w:rsidR="0072767A" w:rsidRPr="0072767A">
        <w:rPr>
          <w:rFonts w:ascii="Times New Roman" w:hAnsi="Times New Roman" w:cs="Times New Roman"/>
          <w:sz w:val="24"/>
          <w:szCs w:val="24"/>
          <w:lang w:val="en-US"/>
        </w:rPr>
        <w:t xml:space="preserve"> </w:t>
      </w:r>
      <w:proofErr w:type="spellStart"/>
      <w:r w:rsidR="0072767A" w:rsidRPr="0072767A">
        <w:rPr>
          <w:rFonts w:ascii="Times New Roman" w:hAnsi="Times New Roman" w:cs="Times New Roman"/>
          <w:sz w:val="24"/>
          <w:szCs w:val="24"/>
          <w:lang w:val="en-US"/>
        </w:rPr>
        <w:t>bahasa</w:t>
      </w:r>
      <w:proofErr w:type="spellEnd"/>
      <w:r w:rsidR="0072767A" w:rsidRPr="0072767A">
        <w:rPr>
          <w:rFonts w:ascii="Times New Roman" w:hAnsi="Times New Roman" w:cs="Times New Roman"/>
          <w:sz w:val="24"/>
          <w:szCs w:val="24"/>
          <w:lang w:val="en-US"/>
        </w:rPr>
        <w:t xml:space="preserve"> </w:t>
      </w:r>
      <w:proofErr w:type="spellStart"/>
      <w:r w:rsidR="0072767A" w:rsidRPr="0072767A">
        <w:rPr>
          <w:rFonts w:ascii="Times New Roman" w:hAnsi="Times New Roman" w:cs="Times New Roman"/>
          <w:sz w:val="24"/>
          <w:szCs w:val="24"/>
          <w:lang w:val="en-US"/>
        </w:rPr>
        <w:t>pemrograman</w:t>
      </w:r>
      <w:proofErr w:type="spellEnd"/>
      <w:r w:rsidR="0072767A" w:rsidRPr="0072767A">
        <w:rPr>
          <w:rFonts w:ascii="Times New Roman" w:hAnsi="Times New Roman" w:cs="Times New Roman"/>
          <w:sz w:val="24"/>
          <w:szCs w:val="24"/>
          <w:lang w:val="en-US"/>
        </w:rPr>
        <w:t xml:space="preserve"> PHP dan </w:t>
      </w:r>
      <w:proofErr w:type="spellStart"/>
      <w:r w:rsidR="0072767A" w:rsidRPr="0072767A">
        <w:rPr>
          <w:rFonts w:ascii="Times New Roman" w:hAnsi="Times New Roman" w:cs="Times New Roman"/>
          <w:sz w:val="24"/>
          <w:szCs w:val="24"/>
          <w:lang w:val="en-US"/>
        </w:rPr>
        <w:t>merupakan</w:t>
      </w:r>
      <w:proofErr w:type="spellEnd"/>
      <w:r w:rsidR="0072767A" w:rsidRPr="0072767A">
        <w:rPr>
          <w:rFonts w:ascii="Times New Roman" w:hAnsi="Times New Roman" w:cs="Times New Roman"/>
          <w:sz w:val="24"/>
          <w:szCs w:val="24"/>
          <w:lang w:val="en-US"/>
        </w:rPr>
        <w:t xml:space="preserve"> salah </w:t>
      </w:r>
      <w:proofErr w:type="spellStart"/>
      <w:r w:rsidR="0072767A" w:rsidRPr="0072767A">
        <w:rPr>
          <w:rFonts w:ascii="Times New Roman" w:hAnsi="Times New Roman" w:cs="Times New Roman"/>
          <w:sz w:val="24"/>
          <w:szCs w:val="24"/>
          <w:lang w:val="en-US"/>
        </w:rPr>
        <w:t>satu</w:t>
      </w:r>
      <w:proofErr w:type="spellEnd"/>
      <w:r w:rsidR="0072767A" w:rsidRPr="0072767A">
        <w:rPr>
          <w:rFonts w:ascii="Times New Roman" w:hAnsi="Times New Roman" w:cs="Times New Roman"/>
          <w:sz w:val="24"/>
          <w:szCs w:val="24"/>
          <w:lang w:val="en-US"/>
        </w:rPr>
        <w:t xml:space="preserve"> </w:t>
      </w:r>
      <w:proofErr w:type="spellStart"/>
      <w:r w:rsidR="0072767A" w:rsidRPr="0072767A">
        <w:rPr>
          <w:rFonts w:ascii="Times New Roman" w:hAnsi="Times New Roman" w:cs="Times New Roman"/>
          <w:sz w:val="24"/>
          <w:szCs w:val="24"/>
          <w:lang w:val="en-US"/>
        </w:rPr>
        <w:t>dari</w:t>
      </w:r>
      <w:proofErr w:type="spellEnd"/>
      <w:r w:rsidR="0072767A" w:rsidRPr="0072767A">
        <w:rPr>
          <w:rFonts w:ascii="Times New Roman" w:hAnsi="Times New Roman" w:cs="Times New Roman"/>
          <w:sz w:val="24"/>
          <w:szCs w:val="24"/>
          <w:lang w:val="en-US"/>
        </w:rPr>
        <w:t xml:space="preserve"> </w:t>
      </w:r>
      <w:proofErr w:type="spellStart"/>
      <w:r w:rsidR="0072767A" w:rsidRPr="0072767A">
        <w:rPr>
          <w:rFonts w:ascii="Times New Roman" w:hAnsi="Times New Roman" w:cs="Times New Roman"/>
          <w:sz w:val="24"/>
          <w:szCs w:val="24"/>
          <w:lang w:val="en-US"/>
        </w:rPr>
        <w:t>beberapa</w:t>
      </w:r>
      <w:proofErr w:type="spellEnd"/>
      <w:r w:rsidR="0072767A" w:rsidRPr="0072767A">
        <w:rPr>
          <w:rFonts w:ascii="Times New Roman" w:hAnsi="Times New Roman" w:cs="Times New Roman"/>
          <w:sz w:val="24"/>
          <w:szCs w:val="24"/>
          <w:lang w:val="en-US"/>
        </w:rPr>
        <w:t xml:space="preserve"> </w:t>
      </w:r>
      <w:proofErr w:type="spellStart"/>
      <w:r w:rsidR="0072767A" w:rsidRPr="0072767A">
        <w:rPr>
          <w:rFonts w:ascii="Times New Roman" w:hAnsi="Times New Roman" w:cs="Times New Roman"/>
          <w:sz w:val="24"/>
          <w:szCs w:val="24"/>
          <w:lang w:val="en-US"/>
        </w:rPr>
        <w:t>kerangka</w:t>
      </w:r>
      <w:proofErr w:type="spellEnd"/>
      <w:r w:rsidR="0072767A" w:rsidRPr="0072767A">
        <w:rPr>
          <w:rFonts w:ascii="Times New Roman" w:hAnsi="Times New Roman" w:cs="Times New Roman"/>
          <w:sz w:val="24"/>
          <w:szCs w:val="24"/>
          <w:lang w:val="en-US"/>
        </w:rPr>
        <w:t xml:space="preserve"> </w:t>
      </w:r>
      <w:proofErr w:type="spellStart"/>
      <w:r w:rsidR="0072767A" w:rsidRPr="0072767A">
        <w:rPr>
          <w:rFonts w:ascii="Times New Roman" w:hAnsi="Times New Roman" w:cs="Times New Roman"/>
          <w:sz w:val="24"/>
          <w:szCs w:val="24"/>
          <w:lang w:val="en-US"/>
        </w:rPr>
        <w:t>kerja</w:t>
      </w:r>
      <w:proofErr w:type="spellEnd"/>
      <w:r w:rsidR="0072767A" w:rsidRPr="0072767A">
        <w:rPr>
          <w:rFonts w:ascii="Times New Roman" w:hAnsi="Times New Roman" w:cs="Times New Roman"/>
          <w:sz w:val="24"/>
          <w:szCs w:val="24"/>
          <w:lang w:val="en-US"/>
        </w:rPr>
        <w:t xml:space="preserve"> PHP yang sangat </w:t>
      </w:r>
      <w:proofErr w:type="spellStart"/>
      <w:r w:rsidR="0072767A" w:rsidRPr="0072767A">
        <w:rPr>
          <w:rFonts w:ascii="Times New Roman" w:hAnsi="Times New Roman" w:cs="Times New Roman"/>
          <w:sz w:val="24"/>
          <w:szCs w:val="24"/>
          <w:lang w:val="en-US"/>
        </w:rPr>
        <w:t>populer</w:t>
      </w:r>
      <w:proofErr w:type="spellEnd"/>
      <w:r w:rsidR="0072767A" w:rsidRPr="0072767A">
        <w:rPr>
          <w:rFonts w:ascii="Times New Roman" w:hAnsi="Times New Roman" w:cs="Times New Roman"/>
          <w:sz w:val="24"/>
          <w:szCs w:val="24"/>
          <w:lang w:val="en-US"/>
        </w:rPr>
        <w:t>.</w:t>
      </w:r>
    </w:p>
    <w:p w14:paraId="75DADC1D" w14:textId="16522DF6" w:rsidR="00487C1E" w:rsidRPr="00F66D56" w:rsidRDefault="0072767A" w:rsidP="00B24FFD">
      <w:pPr>
        <w:pStyle w:val="ListParagraph"/>
        <w:numPr>
          <w:ilvl w:val="0"/>
          <w:numId w:val="9"/>
        </w:numPr>
        <w:spacing w:after="0" w:line="360" w:lineRule="auto"/>
        <w:ind w:left="709" w:hanging="283"/>
        <w:jc w:val="both"/>
        <w:rPr>
          <w:rFonts w:ascii="Times New Roman" w:hAnsi="Times New Roman" w:cs="Times New Roman"/>
          <w:sz w:val="24"/>
          <w:szCs w:val="24"/>
          <w:lang w:val="en-US"/>
        </w:rPr>
      </w:pPr>
      <w:r>
        <w:rPr>
          <w:rFonts w:ascii="Times New Roman" w:hAnsi="Times New Roman" w:cs="Times New Roman"/>
          <w:b/>
          <w:bCs/>
          <w:sz w:val="24"/>
          <w:szCs w:val="24"/>
          <w:lang w:val="en-US"/>
        </w:rPr>
        <w:t>VISUAL STUDIO CODE</w:t>
      </w:r>
    </w:p>
    <w:p w14:paraId="291184CF" w14:textId="66C064A8" w:rsidR="00F66D56" w:rsidRPr="00F66D56" w:rsidRDefault="00F66D56" w:rsidP="00F66D56">
      <w:pPr>
        <w:pStyle w:val="ListParagraph"/>
        <w:spacing w:after="0" w:line="360" w:lineRule="auto"/>
        <w:ind w:left="709"/>
        <w:jc w:val="both"/>
        <w:rPr>
          <w:rFonts w:ascii="Times New Roman" w:hAnsi="Times New Roman" w:cs="Times New Roman"/>
          <w:sz w:val="24"/>
          <w:szCs w:val="24"/>
          <w:lang w:val="en-US"/>
        </w:rPr>
      </w:pPr>
      <w:r w:rsidRPr="00F66D56">
        <w:rPr>
          <w:rFonts w:ascii="Times New Roman" w:hAnsi="Times New Roman" w:cs="Times New Roman"/>
          <w:sz w:val="24"/>
          <w:szCs w:val="24"/>
          <w:lang w:val="en-US"/>
        </w:rPr>
        <w:t xml:space="preserve">Visual Studio Code (VS Code) </w:t>
      </w:r>
      <w:proofErr w:type="spellStart"/>
      <w:r w:rsidRPr="00F66D56">
        <w:rPr>
          <w:rFonts w:ascii="Times New Roman" w:hAnsi="Times New Roman" w:cs="Times New Roman"/>
          <w:sz w:val="24"/>
          <w:szCs w:val="24"/>
          <w:lang w:val="en-US"/>
        </w:rPr>
        <w:t>adalah</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sebuah</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lingkungan</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pengembangan</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terintegrasi</w:t>
      </w:r>
      <w:proofErr w:type="spellEnd"/>
      <w:r w:rsidRPr="00F66D56">
        <w:rPr>
          <w:rFonts w:ascii="Times New Roman" w:hAnsi="Times New Roman" w:cs="Times New Roman"/>
          <w:sz w:val="24"/>
          <w:szCs w:val="24"/>
          <w:lang w:val="en-US"/>
        </w:rPr>
        <w:t xml:space="preserve"> (IDE) </w:t>
      </w:r>
      <w:proofErr w:type="spellStart"/>
      <w:r w:rsidRPr="00F66D56">
        <w:rPr>
          <w:rFonts w:ascii="Times New Roman" w:hAnsi="Times New Roman" w:cs="Times New Roman"/>
          <w:sz w:val="24"/>
          <w:szCs w:val="24"/>
          <w:lang w:val="en-US"/>
        </w:rPr>
        <w:t>ringan</w:t>
      </w:r>
      <w:proofErr w:type="spellEnd"/>
      <w:r w:rsidRPr="00F66D56">
        <w:rPr>
          <w:rFonts w:ascii="Times New Roman" w:hAnsi="Times New Roman" w:cs="Times New Roman"/>
          <w:sz w:val="24"/>
          <w:szCs w:val="24"/>
          <w:lang w:val="en-US"/>
        </w:rPr>
        <w:t xml:space="preserve"> yang </w:t>
      </w:r>
      <w:proofErr w:type="spellStart"/>
      <w:r w:rsidRPr="00F66D56">
        <w:rPr>
          <w:rFonts w:ascii="Times New Roman" w:hAnsi="Times New Roman" w:cs="Times New Roman"/>
          <w:sz w:val="24"/>
          <w:szCs w:val="24"/>
          <w:lang w:val="en-US"/>
        </w:rPr>
        <w:t>dikembangkan</w:t>
      </w:r>
      <w:proofErr w:type="spellEnd"/>
      <w:r w:rsidRPr="00F66D56">
        <w:rPr>
          <w:rFonts w:ascii="Times New Roman" w:hAnsi="Times New Roman" w:cs="Times New Roman"/>
          <w:sz w:val="24"/>
          <w:szCs w:val="24"/>
          <w:lang w:val="en-US"/>
        </w:rPr>
        <w:t xml:space="preserve"> oleh Microsoft. VS Code </w:t>
      </w:r>
      <w:proofErr w:type="spellStart"/>
      <w:r w:rsidRPr="00F66D56">
        <w:rPr>
          <w:rFonts w:ascii="Times New Roman" w:hAnsi="Times New Roman" w:cs="Times New Roman"/>
          <w:sz w:val="24"/>
          <w:szCs w:val="24"/>
          <w:lang w:val="en-US"/>
        </w:rPr>
        <w:t>dirancang</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untuk</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mendukung</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berbagai</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bahasa</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pemrograman</w:t>
      </w:r>
      <w:proofErr w:type="spellEnd"/>
      <w:r w:rsidRPr="00F66D56">
        <w:rPr>
          <w:rFonts w:ascii="Times New Roman" w:hAnsi="Times New Roman" w:cs="Times New Roman"/>
          <w:sz w:val="24"/>
          <w:szCs w:val="24"/>
          <w:lang w:val="en-US"/>
        </w:rPr>
        <w:t xml:space="preserve"> dan </w:t>
      </w:r>
      <w:proofErr w:type="spellStart"/>
      <w:r w:rsidRPr="00F66D56">
        <w:rPr>
          <w:rFonts w:ascii="Times New Roman" w:hAnsi="Times New Roman" w:cs="Times New Roman"/>
          <w:sz w:val="24"/>
          <w:szCs w:val="24"/>
          <w:lang w:val="en-US"/>
        </w:rPr>
        <w:t>teknologi</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membuatnya</w:t>
      </w:r>
      <w:proofErr w:type="spellEnd"/>
      <w:r w:rsidRPr="00F66D56">
        <w:rPr>
          <w:rFonts w:ascii="Times New Roman" w:hAnsi="Times New Roman" w:cs="Times New Roman"/>
          <w:sz w:val="24"/>
          <w:szCs w:val="24"/>
          <w:lang w:val="en-US"/>
        </w:rPr>
        <w:t xml:space="preserve"> sangat </w:t>
      </w:r>
      <w:proofErr w:type="spellStart"/>
      <w:r w:rsidRPr="00F66D56">
        <w:rPr>
          <w:rFonts w:ascii="Times New Roman" w:hAnsi="Times New Roman" w:cs="Times New Roman"/>
          <w:sz w:val="24"/>
          <w:szCs w:val="24"/>
          <w:lang w:val="en-US"/>
        </w:rPr>
        <w:t>populer</w:t>
      </w:r>
      <w:proofErr w:type="spellEnd"/>
      <w:r w:rsidRPr="00F66D56">
        <w:rPr>
          <w:rFonts w:ascii="Times New Roman" w:hAnsi="Times New Roman" w:cs="Times New Roman"/>
          <w:sz w:val="24"/>
          <w:szCs w:val="24"/>
          <w:lang w:val="en-US"/>
        </w:rPr>
        <w:t xml:space="preserve"> di </w:t>
      </w:r>
      <w:proofErr w:type="spellStart"/>
      <w:r w:rsidRPr="00F66D56">
        <w:rPr>
          <w:rFonts w:ascii="Times New Roman" w:hAnsi="Times New Roman" w:cs="Times New Roman"/>
          <w:sz w:val="24"/>
          <w:szCs w:val="24"/>
          <w:lang w:val="en-US"/>
        </w:rPr>
        <w:t>kalangan</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pengembang</w:t>
      </w:r>
      <w:proofErr w:type="spellEnd"/>
      <w:r w:rsidRPr="00F66D56">
        <w:rPr>
          <w:rFonts w:ascii="Times New Roman" w:hAnsi="Times New Roman" w:cs="Times New Roman"/>
          <w:sz w:val="24"/>
          <w:szCs w:val="24"/>
          <w:lang w:val="en-US"/>
        </w:rPr>
        <w:t> </w:t>
      </w:r>
      <w:proofErr w:type="spellStart"/>
      <w:r w:rsidRPr="00F66D56">
        <w:rPr>
          <w:rFonts w:ascii="Times New Roman" w:hAnsi="Times New Roman" w:cs="Times New Roman"/>
          <w:sz w:val="24"/>
          <w:szCs w:val="24"/>
          <w:lang w:val="en-US"/>
        </w:rPr>
        <w:t>perangkat</w:t>
      </w:r>
      <w:proofErr w:type="spellEnd"/>
      <w:r w:rsidRPr="00F66D56">
        <w:rPr>
          <w:rFonts w:ascii="Times New Roman" w:hAnsi="Times New Roman" w:cs="Times New Roman"/>
          <w:sz w:val="24"/>
          <w:szCs w:val="24"/>
          <w:lang w:val="en-US"/>
        </w:rPr>
        <w:t> </w:t>
      </w:r>
      <w:proofErr w:type="spellStart"/>
      <w:r w:rsidRPr="00F66D56">
        <w:rPr>
          <w:rFonts w:ascii="Times New Roman" w:hAnsi="Times New Roman" w:cs="Times New Roman"/>
          <w:sz w:val="24"/>
          <w:szCs w:val="24"/>
          <w:lang w:val="en-US"/>
        </w:rPr>
        <w:t>lunak</w:t>
      </w:r>
      <w:proofErr w:type="spellEnd"/>
    </w:p>
    <w:p w14:paraId="14CBBFED" w14:textId="0A310FF7" w:rsidR="00F66D56" w:rsidRPr="00F66D56" w:rsidRDefault="00F66D56" w:rsidP="00B24FFD">
      <w:pPr>
        <w:pStyle w:val="ListParagraph"/>
        <w:numPr>
          <w:ilvl w:val="0"/>
          <w:numId w:val="9"/>
        </w:numPr>
        <w:spacing w:after="0" w:line="360" w:lineRule="auto"/>
        <w:ind w:left="709" w:hanging="283"/>
        <w:jc w:val="both"/>
        <w:rPr>
          <w:rFonts w:ascii="Times New Roman" w:hAnsi="Times New Roman" w:cs="Times New Roman"/>
          <w:sz w:val="24"/>
          <w:szCs w:val="24"/>
          <w:lang w:val="en-US"/>
        </w:rPr>
      </w:pPr>
      <w:r>
        <w:rPr>
          <w:rFonts w:ascii="Times New Roman" w:hAnsi="Times New Roman" w:cs="Times New Roman"/>
          <w:b/>
          <w:bCs/>
          <w:sz w:val="24"/>
          <w:szCs w:val="24"/>
          <w:lang w:val="en-US"/>
        </w:rPr>
        <w:t>XAMPP</w:t>
      </w:r>
    </w:p>
    <w:p w14:paraId="1AD4A28C" w14:textId="77777777" w:rsidR="00893AB7" w:rsidRDefault="00F66D56" w:rsidP="00F66D56">
      <w:pPr>
        <w:pStyle w:val="ListParagraph"/>
        <w:spacing w:after="0" w:line="360" w:lineRule="auto"/>
        <w:ind w:left="709"/>
        <w:jc w:val="both"/>
        <w:rPr>
          <w:ins w:id="80" w:author="Pipit Novita" w:date="2023-10-12T13:09:00Z"/>
          <w:rFonts w:ascii="Times New Roman" w:hAnsi="Times New Roman" w:cs="Times New Roman"/>
          <w:sz w:val="24"/>
          <w:szCs w:val="24"/>
          <w:lang w:val="en-US"/>
        </w:rPr>
        <w:sectPr w:rsidR="00893AB7" w:rsidSect="00A51896">
          <w:pgSz w:w="11906" w:h="16838"/>
          <w:pgMar w:top="2268" w:right="1701" w:bottom="1701" w:left="2268" w:header="708" w:footer="708" w:gutter="0"/>
          <w:pgNumType w:start="9"/>
          <w:cols w:space="720"/>
          <w:titlePg/>
        </w:sectPr>
      </w:pPr>
      <w:r w:rsidRPr="00F66D56">
        <w:rPr>
          <w:rFonts w:ascii="Times New Roman" w:hAnsi="Times New Roman" w:cs="Times New Roman"/>
          <w:sz w:val="24"/>
          <w:szCs w:val="24"/>
          <w:lang w:val="en-US"/>
        </w:rPr>
        <w:t xml:space="preserve">XAMPP </w:t>
      </w:r>
      <w:proofErr w:type="spellStart"/>
      <w:r w:rsidRPr="00F66D56">
        <w:rPr>
          <w:rFonts w:ascii="Times New Roman" w:hAnsi="Times New Roman" w:cs="Times New Roman"/>
          <w:sz w:val="24"/>
          <w:szCs w:val="24"/>
          <w:lang w:val="en-US"/>
        </w:rPr>
        <w:t>adalah</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singkatan</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dari</w:t>
      </w:r>
      <w:proofErr w:type="spellEnd"/>
      <w:r w:rsidRPr="00F66D56">
        <w:rPr>
          <w:rFonts w:ascii="Times New Roman" w:hAnsi="Times New Roman" w:cs="Times New Roman"/>
          <w:sz w:val="24"/>
          <w:szCs w:val="24"/>
          <w:lang w:val="en-US"/>
        </w:rPr>
        <w:t xml:space="preserve"> "X," yang </w:t>
      </w:r>
      <w:proofErr w:type="spellStart"/>
      <w:r w:rsidRPr="00F66D56">
        <w:rPr>
          <w:rFonts w:ascii="Times New Roman" w:hAnsi="Times New Roman" w:cs="Times New Roman"/>
          <w:sz w:val="24"/>
          <w:szCs w:val="24"/>
          <w:lang w:val="en-US"/>
        </w:rPr>
        <w:t>menunjukkan</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bahwa</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itu</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adalah</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versi</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lintas</w:t>
      </w:r>
      <w:proofErr w:type="spellEnd"/>
      <w:r w:rsidRPr="00F66D56">
        <w:rPr>
          <w:rFonts w:ascii="Times New Roman" w:hAnsi="Times New Roman" w:cs="Times New Roman"/>
          <w:sz w:val="24"/>
          <w:szCs w:val="24"/>
          <w:lang w:val="en-US"/>
        </w:rPr>
        <w:t xml:space="preserve"> platform (cross-platform), "Apache" (web server), "MySQL" (</w:t>
      </w:r>
      <w:proofErr w:type="spellStart"/>
      <w:r w:rsidRPr="00F66D56">
        <w:rPr>
          <w:rFonts w:ascii="Times New Roman" w:hAnsi="Times New Roman" w:cs="Times New Roman"/>
          <w:sz w:val="24"/>
          <w:szCs w:val="24"/>
          <w:lang w:val="en-US"/>
        </w:rPr>
        <w:t>sistem</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manajemen</w:t>
      </w:r>
      <w:proofErr w:type="spellEnd"/>
      <w:r w:rsidRPr="00F66D56">
        <w:rPr>
          <w:rFonts w:ascii="Times New Roman" w:hAnsi="Times New Roman" w:cs="Times New Roman"/>
          <w:sz w:val="24"/>
          <w:szCs w:val="24"/>
          <w:lang w:val="en-US"/>
        </w:rPr>
        <w:t xml:space="preserve"> basis data), "PHP" (</w:t>
      </w:r>
      <w:proofErr w:type="spellStart"/>
      <w:r w:rsidRPr="00F66D56">
        <w:rPr>
          <w:rFonts w:ascii="Times New Roman" w:hAnsi="Times New Roman" w:cs="Times New Roman"/>
          <w:sz w:val="24"/>
          <w:szCs w:val="24"/>
          <w:lang w:val="en-US"/>
        </w:rPr>
        <w:t>bahasa</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pemrograman</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skrip</w:t>
      </w:r>
      <w:proofErr w:type="spellEnd"/>
      <w:r w:rsidRPr="00F66D56">
        <w:rPr>
          <w:rFonts w:ascii="Times New Roman" w:hAnsi="Times New Roman" w:cs="Times New Roman"/>
          <w:sz w:val="24"/>
          <w:szCs w:val="24"/>
          <w:lang w:val="en-US"/>
        </w:rPr>
        <w:t xml:space="preserve">), dan </w:t>
      </w:r>
    </w:p>
    <w:p w14:paraId="35019084" w14:textId="6397B779" w:rsidR="00F66D56" w:rsidRPr="00F66D56" w:rsidRDefault="00F66D56" w:rsidP="00F66D56">
      <w:pPr>
        <w:pStyle w:val="ListParagraph"/>
        <w:spacing w:after="0" w:line="360" w:lineRule="auto"/>
        <w:ind w:left="709"/>
        <w:jc w:val="both"/>
        <w:rPr>
          <w:rFonts w:ascii="Times New Roman" w:hAnsi="Times New Roman" w:cs="Times New Roman"/>
          <w:sz w:val="24"/>
          <w:szCs w:val="24"/>
          <w:lang w:val="en-US"/>
        </w:rPr>
      </w:pPr>
      <w:r w:rsidRPr="00F66D56">
        <w:rPr>
          <w:rFonts w:ascii="Times New Roman" w:hAnsi="Times New Roman" w:cs="Times New Roman"/>
          <w:sz w:val="24"/>
          <w:szCs w:val="24"/>
          <w:lang w:val="en-US"/>
        </w:rPr>
        <w:lastRenderedPageBreak/>
        <w:t>"Perl" (</w:t>
      </w:r>
      <w:proofErr w:type="spellStart"/>
      <w:r w:rsidRPr="00F66D56">
        <w:rPr>
          <w:rFonts w:ascii="Times New Roman" w:hAnsi="Times New Roman" w:cs="Times New Roman"/>
          <w:sz w:val="24"/>
          <w:szCs w:val="24"/>
          <w:lang w:val="en-US"/>
        </w:rPr>
        <w:t>bahasa</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pemrograman</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skrip</w:t>
      </w:r>
      <w:proofErr w:type="spellEnd"/>
      <w:r w:rsidRPr="00F66D56">
        <w:rPr>
          <w:rFonts w:ascii="Times New Roman" w:hAnsi="Times New Roman" w:cs="Times New Roman"/>
          <w:sz w:val="24"/>
          <w:szCs w:val="24"/>
          <w:lang w:val="en-US"/>
        </w:rPr>
        <w:t xml:space="preserve">). XAMPP </w:t>
      </w:r>
      <w:proofErr w:type="spellStart"/>
      <w:r w:rsidRPr="00F66D56">
        <w:rPr>
          <w:rFonts w:ascii="Times New Roman" w:hAnsi="Times New Roman" w:cs="Times New Roman"/>
          <w:sz w:val="24"/>
          <w:szCs w:val="24"/>
          <w:lang w:val="en-US"/>
        </w:rPr>
        <w:t>adalah</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paket</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perangkat</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lunak</w:t>
      </w:r>
      <w:proofErr w:type="spellEnd"/>
      <w:r w:rsidRPr="00F66D56">
        <w:rPr>
          <w:rFonts w:ascii="Times New Roman" w:hAnsi="Times New Roman" w:cs="Times New Roman"/>
          <w:sz w:val="24"/>
          <w:szCs w:val="24"/>
          <w:lang w:val="en-US"/>
        </w:rPr>
        <w:t xml:space="preserve"> open-source yang </w:t>
      </w:r>
      <w:proofErr w:type="spellStart"/>
      <w:r w:rsidRPr="00F66D56">
        <w:rPr>
          <w:rFonts w:ascii="Times New Roman" w:hAnsi="Times New Roman" w:cs="Times New Roman"/>
          <w:sz w:val="24"/>
          <w:szCs w:val="24"/>
          <w:lang w:val="en-US"/>
        </w:rPr>
        <w:t>digunakan</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untuk</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membuat</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lingkungan</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pengembangan</w:t>
      </w:r>
      <w:proofErr w:type="spellEnd"/>
      <w:r w:rsidRPr="00F66D56">
        <w:rPr>
          <w:rFonts w:ascii="Times New Roman" w:hAnsi="Times New Roman" w:cs="Times New Roman"/>
          <w:sz w:val="24"/>
          <w:szCs w:val="24"/>
          <w:lang w:val="en-US"/>
        </w:rPr>
        <w:t xml:space="preserve"> web </w:t>
      </w:r>
      <w:proofErr w:type="spellStart"/>
      <w:r w:rsidRPr="00F66D56">
        <w:rPr>
          <w:rFonts w:ascii="Times New Roman" w:hAnsi="Times New Roman" w:cs="Times New Roman"/>
          <w:sz w:val="24"/>
          <w:szCs w:val="24"/>
          <w:lang w:val="en-US"/>
        </w:rPr>
        <w:t>lokal</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atau</w:t>
      </w:r>
      <w:proofErr w:type="spellEnd"/>
      <w:r w:rsidRPr="00F66D56">
        <w:rPr>
          <w:rFonts w:ascii="Times New Roman" w:hAnsi="Times New Roman" w:cs="Times New Roman"/>
          <w:sz w:val="24"/>
          <w:szCs w:val="24"/>
          <w:lang w:val="en-US"/>
        </w:rPr>
        <w:t xml:space="preserve"> server web yang </w:t>
      </w:r>
      <w:proofErr w:type="spellStart"/>
      <w:r w:rsidRPr="00F66D56">
        <w:rPr>
          <w:rFonts w:ascii="Times New Roman" w:hAnsi="Times New Roman" w:cs="Times New Roman"/>
          <w:sz w:val="24"/>
          <w:szCs w:val="24"/>
          <w:lang w:val="en-US"/>
        </w:rPr>
        <w:t>berjalan</w:t>
      </w:r>
      <w:proofErr w:type="spellEnd"/>
      <w:r w:rsidRPr="00F66D56">
        <w:rPr>
          <w:rFonts w:ascii="Times New Roman" w:hAnsi="Times New Roman" w:cs="Times New Roman"/>
          <w:sz w:val="24"/>
          <w:szCs w:val="24"/>
          <w:lang w:val="en-US"/>
        </w:rPr>
        <w:t xml:space="preserve"> di </w:t>
      </w:r>
      <w:proofErr w:type="spellStart"/>
      <w:r w:rsidRPr="00F66D56">
        <w:rPr>
          <w:rFonts w:ascii="Times New Roman" w:hAnsi="Times New Roman" w:cs="Times New Roman"/>
          <w:sz w:val="24"/>
          <w:szCs w:val="24"/>
          <w:lang w:val="en-US"/>
        </w:rPr>
        <w:t>komputer</w:t>
      </w:r>
      <w:proofErr w:type="spellEnd"/>
      <w:r w:rsidRPr="00F66D56">
        <w:rPr>
          <w:rFonts w:ascii="Times New Roman" w:hAnsi="Times New Roman" w:cs="Times New Roman"/>
          <w:sz w:val="24"/>
          <w:szCs w:val="24"/>
          <w:lang w:val="en-US"/>
        </w:rPr>
        <w:t> Anda</w:t>
      </w:r>
    </w:p>
    <w:p w14:paraId="44C99D3D" w14:textId="5DA608AF" w:rsidR="00F66D56" w:rsidRPr="00F66D56" w:rsidRDefault="00F66D56" w:rsidP="00B24FFD">
      <w:pPr>
        <w:pStyle w:val="ListParagraph"/>
        <w:numPr>
          <w:ilvl w:val="0"/>
          <w:numId w:val="9"/>
        </w:numPr>
        <w:spacing w:after="0" w:line="360" w:lineRule="auto"/>
        <w:ind w:left="709" w:hanging="283"/>
        <w:jc w:val="both"/>
        <w:rPr>
          <w:rFonts w:ascii="Times New Roman" w:hAnsi="Times New Roman" w:cs="Times New Roman"/>
          <w:sz w:val="24"/>
          <w:szCs w:val="24"/>
          <w:lang w:val="en-US"/>
        </w:rPr>
      </w:pPr>
      <w:r>
        <w:rPr>
          <w:rFonts w:ascii="Times New Roman" w:hAnsi="Times New Roman" w:cs="Times New Roman"/>
          <w:b/>
          <w:bCs/>
          <w:sz w:val="24"/>
          <w:szCs w:val="24"/>
          <w:lang w:val="en-US"/>
        </w:rPr>
        <w:t>DATABASE</w:t>
      </w:r>
    </w:p>
    <w:p w14:paraId="6A228019" w14:textId="17E9C26B" w:rsidR="00F66D56" w:rsidRPr="00F66D56" w:rsidRDefault="00F66D56" w:rsidP="00F66D56">
      <w:pPr>
        <w:pStyle w:val="ListParagraph"/>
        <w:spacing w:after="0" w:line="360" w:lineRule="auto"/>
        <w:ind w:left="709"/>
        <w:jc w:val="both"/>
        <w:rPr>
          <w:rFonts w:ascii="Times New Roman" w:hAnsi="Times New Roman" w:cs="Times New Roman"/>
          <w:sz w:val="24"/>
          <w:szCs w:val="24"/>
          <w:lang w:val="en-US"/>
        </w:rPr>
      </w:pPr>
      <w:proofErr w:type="spellStart"/>
      <w:r w:rsidRPr="00F66D56">
        <w:rPr>
          <w:rFonts w:ascii="Times New Roman" w:hAnsi="Times New Roman" w:cs="Times New Roman"/>
          <w:sz w:val="24"/>
          <w:szCs w:val="24"/>
          <w:lang w:val="en-US"/>
        </w:rPr>
        <w:t>Sebuah</w:t>
      </w:r>
      <w:proofErr w:type="spellEnd"/>
      <w:r w:rsidRPr="00F66D56">
        <w:rPr>
          <w:rFonts w:ascii="Times New Roman" w:hAnsi="Times New Roman" w:cs="Times New Roman"/>
          <w:sz w:val="24"/>
          <w:szCs w:val="24"/>
          <w:lang w:val="en-US"/>
        </w:rPr>
        <w:t xml:space="preserve"> database </w:t>
      </w:r>
      <w:proofErr w:type="spellStart"/>
      <w:r w:rsidRPr="00F66D56">
        <w:rPr>
          <w:rFonts w:ascii="Times New Roman" w:hAnsi="Times New Roman" w:cs="Times New Roman"/>
          <w:sz w:val="24"/>
          <w:szCs w:val="24"/>
          <w:lang w:val="en-US"/>
        </w:rPr>
        <w:t>adalah</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kumpulan</w:t>
      </w:r>
      <w:proofErr w:type="spellEnd"/>
      <w:r w:rsidRPr="00F66D56">
        <w:rPr>
          <w:rFonts w:ascii="Times New Roman" w:hAnsi="Times New Roman" w:cs="Times New Roman"/>
          <w:sz w:val="24"/>
          <w:szCs w:val="24"/>
          <w:lang w:val="en-US"/>
        </w:rPr>
        <w:t xml:space="preserve"> data yang </w:t>
      </w:r>
      <w:proofErr w:type="spellStart"/>
      <w:r w:rsidRPr="00F66D56">
        <w:rPr>
          <w:rFonts w:ascii="Times New Roman" w:hAnsi="Times New Roman" w:cs="Times New Roman"/>
          <w:sz w:val="24"/>
          <w:szCs w:val="24"/>
          <w:lang w:val="en-US"/>
        </w:rPr>
        <w:t>terstruktur</w:t>
      </w:r>
      <w:proofErr w:type="spellEnd"/>
      <w:r w:rsidRPr="00F66D56">
        <w:rPr>
          <w:rFonts w:ascii="Times New Roman" w:hAnsi="Times New Roman" w:cs="Times New Roman"/>
          <w:sz w:val="24"/>
          <w:szCs w:val="24"/>
          <w:lang w:val="en-US"/>
        </w:rPr>
        <w:t xml:space="preserve"> dan </w:t>
      </w:r>
      <w:proofErr w:type="spellStart"/>
      <w:r w:rsidRPr="00F66D56">
        <w:rPr>
          <w:rFonts w:ascii="Times New Roman" w:hAnsi="Times New Roman" w:cs="Times New Roman"/>
          <w:sz w:val="24"/>
          <w:szCs w:val="24"/>
          <w:lang w:val="en-US"/>
        </w:rPr>
        <w:t>tersimpan</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secara</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elektronik</w:t>
      </w:r>
      <w:proofErr w:type="spellEnd"/>
      <w:r w:rsidRPr="00F66D56">
        <w:rPr>
          <w:rFonts w:ascii="Times New Roman" w:hAnsi="Times New Roman" w:cs="Times New Roman"/>
          <w:sz w:val="24"/>
          <w:szCs w:val="24"/>
          <w:lang w:val="en-US"/>
        </w:rPr>
        <w:t xml:space="preserve"> di </w:t>
      </w:r>
      <w:proofErr w:type="spellStart"/>
      <w:r w:rsidRPr="00F66D56">
        <w:rPr>
          <w:rFonts w:ascii="Times New Roman" w:hAnsi="Times New Roman" w:cs="Times New Roman"/>
          <w:sz w:val="24"/>
          <w:szCs w:val="24"/>
          <w:lang w:val="en-US"/>
        </w:rPr>
        <w:t>komputer</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atau</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sistem</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komputer</w:t>
      </w:r>
      <w:proofErr w:type="spellEnd"/>
      <w:r w:rsidRPr="00F66D56">
        <w:rPr>
          <w:rFonts w:ascii="Times New Roman" w:hAnsi="Times New Roman" w:cs="Times New Roman"/>
          <w:sz w:val="24"/>
          <w:szCs w:val="24"/>
          <w:lang w:val="en-US"/>
        </w:rPr>
        <w:t xml:space="preserve">. Data </w:t>
      </w:r>
      <w:proofErr w:type="spellStart"/>
      <w:r w:rsidRPr="00F66D56">
        <w:rPr>
          <w:rFonts w:ascii="Times New Roman" w:hAnsi="Times New Roman" w:cs="Times New Roman"/>
          <w:sz w:val="24"/>
          <w:szCs w:val="24"/>
          <w:lang w:val="en-US"/>
        </w:rPr>
        <w:t>dalam</w:t>
      </w:r>
      <w:proofErr w:type="spellEnd"/>
      <w:r w:rsidRPr="00F66D56">
        <w:rPr>
          <w:rFonts w:ascii="Times New Roman" w:hAnsi="Times New Roman" w:cs="Times New Roman"/>
          <w:sz w:val="24"/>
          <w:szCs w:val="24"/>
          <w:lang w:val="en-US"/>
        </w:rPr>
        <w:t xml:space="preserve"> database </w:t>
      </w:r>
      <w:proofErr w:type="spellStart"/>
      <w:r w:rsidRPr="00F66D56">
        <w:rPr>
          <w:rFonts w:ascii="Times New Roman" w:hAnsi="Times New Roman" w:cs="Times New Roman"/>
          <w:sz w:val="24"/>
          <w:szCs w:val="24"/>
          <w:lang w:val="en-US"/>
        </w:rPr>
        <w:t>terorganisasi</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dalam</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tabel</w:t>
      </w:r>
      <w:proofErr w:type="spellEnd"/>
      <w:r w:rsidRPr="00F66D56">
        <w:rPr>
          <w:rFonts w:ascii="Times New Roman" w:hAnsi="Times New Roman" w:cs="Times New Roman"/>
          <w:sz w:val="24"/>
          <w:szCs w:val="24"/>
          <w:lang w:val="en-US"/>
        </w:rPr>
        <w:t xml:space="preserve">, yang </w:t>
      </w:r>
      <w:proofErr w:type="spellStart"/>
      <w:r w:rsidRPr="00F66D56">
        <w:rPr>
          <w:rFonts w:ascii="Times New Roman" w:hAnsi="Times New Roman" w:cs="Times New Roman"/>
          <w:sz w:val="24"/>
          <w:szCs w:val="24"/>
          <w:lang w:val="en-US"/>
        </w:rPr>
        <w:t>terdiri</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dari</w:t>
      </w:r>
      <w:proofErr w:type="spellEnd"/>
      <w:r w:rsidRPr="00F66D56">
        <w:rPr>
          <w:rFonts w:ascii="Times New Roman" w:hAnsi="Times New Roman" w:cs="Times New Roman"/>
          <w:sz w:val="24"/>
          <w:szCs w:val="24"/>
          <w:lang w:val="en-US"/>
        </w:rPr>
        <w:t xml:space="preserve"> baris dan </w:t>
      </w:r>
      <w:proofErr w:type="spellStart"/>
      <w:r w:rsidRPr="00F66D56">
        <w:rPr>
          <w:rFonts w:ascii="Times New Roman" w:hAnsi="Times New Roman" w:cs="Times New Roman"/>
          <w:sz w:val="24"/>
          <w:szCs w:val="24"/>
          <w:lang w:val="en-US"/>
        </w:rPr>
        <w:t>kolom</w:t>
      </w:r>
      <w:proofErr w:type="spellEnd"/>
      <w:r w:rsidRPr="00F66D56">
        <w:rPr>
          <w:rFonts w:ascii="Times New Roman" w:hAnsi="Times New Roman" w:cs="Times New Roman"/>
          <w:sz w:val="24"/>
          <w:szCs w:val="24"/>
          <w:lang w:val="en-US"/>
        </w:rPr>
        <w:t>. Kolom-</w:t>
      </w:r>
      <w:proofErr w:type="spellStart"/>
      <w:r w:rsidRPr="00F66D56">
        <w:rPr>
          <w:rFonts w:ascii="Times New Roman" w:hAnsi="Times New Roman" w:cs="Times New Roman"/>
          <w:sz w:val="24"/>
          <w:szCs w:val="24"/>
          <w:lang w:val="en-US"/>
        </w:rPr>
        <w:t>kolom</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dalam</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tabel</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mewakili</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jenis</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informasi</w:t>
      </w:r>
      <w:proofErr w:type="spellEnd"/>
      <w:r w:rsidRPr="00F66D56">
        <w:rPr>
          <w:rFonts w:ascii="Times New Roman" w:hAnsi="Times New Roman" w:cs="Times New Roman"/>
          <w:sz w:val="24"/>
          <w:szCs w:val="24"/>
          <w:lang w:val="en-US"/>
        </w:rPr>
        <w:t xml:space="preserve"> yang </w:t>
      </w:r>
      <w:proofErr w:type="spellStart"/>
      <w:r w:rsidRPr="00F66D56">
        <w:rPr>
          <w:rFonts w:ascii="Times New Roman" w:hAnsi="Times New Roman" w:cs="Times New Roman"/>
          <w:sz w:val="24"/>
          <w:szCs w:val="24"/>
          <w:lang w:val="en-US"/>
        </w:rPr>
        <w:t>berbeda</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sementara</w:t>
      </w:r>
      <w:proofErr w:type="spellEnd"/>
      <w:r w:rsidRPr="00F66D56">
        <w:rPr>
          <w:rFonts w:ascii="Times New Roman" w:hAnsi="Times New Roman" w:cs="Times New Roman"/>
          <w:sz w:val="24"/>
          <w:szCs w:val="24"/>
          <w:lang w:val="en-US"/>
        </w:rPr>
        <w:t xml:space="preserve"> baris-</w:t>
      </w:r>
      <w:proofErr w:type="spellStart"/>
      <w:r w:rsidRPr="00F66D56">
        <w:rPr>
          <w:rFonts w:ascii="Times New Roman" w:hAnsi="Times New Roman" w:cs="Times New Roman"/>
          <w:sz w:val="24"/>
          <w:szCs w:val="24"/>
          <w:lang w:val="en-US"/>
        </w:rPr>
        <w:t>barisnya</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berisi</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entri</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atau</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catatan</w:t>
      </w:r>
      <w:proofErr w:type="spellEnd"/>
      <w:r w:rsidRPr="00F66D56">
        <w:rPr>
          <w:rFonts w:ascii="Times New Roman" w:hAnsi="Times New Roman" w:cs="Times New Roman"/>
          <w:sz w:val="24"/>
          <w:szCs w:val="24"/>
          <w:lang w:val="en-US"/>
        </w:rPr>
        <w:t xml:space="preserve"> individual. Database </w:t>
      </w:r>
      <w:proofErr w:type="spellStart"/>
      <w:r w:rsidRPr="00F66D56">
        <w:rPr>
          <w:rFonts w:ascii="Times New Roman" w:hAnsi="Times New Roman" w:cs="Times New Roman"/>
          <w:sz w:val="24"/>
          <w:szCs w:val="24"/>
          <w:lang w:val="en-US"/>
        </w:rPr>
        <w:t>digunakan</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untuk</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menyimpan</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mengelola</w:t>
      </w:r>
      <w:proofErr w:type="spellEnd"/>
      <w:r w:rsidRPr="00F66D56">
        <w:rPr>
          <w:rFonts w:ascii="Times New Roman" w:hAnsi="Times New Roman" w:cs="Times New Roman"/>
          <w:sz w:val="24"/>
          <w:szCs w:val="24"/>
          <w:lang w:val="en-US"/>
        </w:rPr>
        <w:t xml:space="preserve">, dan </w:t>
      </w:r>
      <w:proofErr w:type="spellStart"/>
      <w:r w:rsidRPr="00F66D56">
        <w:rPr>
          <w:rFonts w:ascii="Times New Roman" w:hAnsi="Times New Roman" w:cs="Times New Roman"/>
          <w:sz w:val="24"/>
          <w:szCs w:val="24"/>
          <w:lang w:val="en-US"/>
        </w:rPr>
        <w:t>mengakses</w:t>
      </w:r>
      <w:proofErr w:type="spellEnd"/>
      <w:r w:rsidRPr="00F66D56">
        <w:rPr>
          <w:rFonts w:ascii="Times New Roman" w:hAnsi="Times New Roman" w:cs="Times New Roman"/>
          <w:sz w:val="24"/>
          <w:szCs w:val="24"/>
          <w:lang w:val="en-US"/>
        </w:rPr>
        <w:t xml:space="preserve"> data </w:t>
      </w:r>
      <w:proofErr w:type="spellStart"/>
      <w:r w:rsidRPr="00F66D56">
        <w:rPr>
          <w:rFonts w:ascii="Times New Roman" w:hAnsi="Times New Roman" w:cs="Times New Roman"/>
          <w:sz w:val="24"/>
          <w:szCs w:val="24"/>
          <w:lang w:val="en-US"/>
        </w:rPr>
        <w:t>dengan</w:t>
      </w:r>
      <w:proofErr w:type="spellEnd"/>
      <w:r w:rsidRPr="00F66D56">
        <w:rPr>
          <w:rFonts w:ascii="Times New Roman" w:hAnsi="Times New Roman" w:cs="Times New Roman"/>
          <w:sz w:val="24"/>
          <w:szCs w:val="24"/>
          <w:lang w:val="en-US"/>
        </w:rPr>
        <w:t xml:space="preserve"> </w:t>
      </w:r>
      <w:proofErr w:type="spellStart"/>
      <w:r w:rsidRPr="00F66D56">
        <w:rPr>
          <w:rFonts w:ascii="Times New Roman" w:hAnsi="Times New Roman" w:cs="Times New Roman"/>
          <w:sz w:val="24"/>
          <w:szCs w:val="24"/>
          <w:lang w:val="en-US"/>
        </w:rPr>
        <w:t>cara</w:t>
      </w:r>
      <w:proofErr w:type="spellEnd"/>
      <w:r w:rsidRPr="00F66D56">
        <w:rPr>
          <w:rFonts w:ascii="Times New Roman" w:hAnsi="Times New Roman" w:cs="Times New Roman"/>
          <w:sz w:val="24"/>
          <w:szCs w:val="24"/>
          <w:lang w:val="en-US"/>
        </w:rPr>
        <w:t xml:space="preserve"> yang </w:t>
      </w:r>
      <w:proofErr w:type="spellStart"/>
      <w:r w:rsidRPr="00F66D56">
        <w:rPr>
          <w:rFonts w:ascii="Times New Roman" w:hAnsi="Times New Roman" w:cs="Times New Roman"/>
          <w:sz w:val="24"/>
          <w:szCs w:val="24"/>
          <w:lang w:val="en-US"/>
        </w:rPr>
        <w:t>terstruktur</w:t>
      </w:r>
      <w:proofErr w:type="spellEnd"/>
      <w:r w:rsidRPr="00F66D56">
        <w:rPr>
          <w:rFonts w:ascii="Times New Roman" w:hAnsi="Times New Roman" w:cs="Times New Roman"/>
          <w:sz w:val="24"/>
          <w:szCs w:val="24"/>
          <w:lang w:val="en-US"/>
        </w:rPr>
        <w:t> dan </w:t>
      </w:r>
      <w:proofErr w:type="spellStart"/>
      <w:r w:rsidRPr="00F66D56">
        <w:rPr>
          <w:rFonts w:ascii="Times New Roman" w:hAnsi="Times New Roman" w:cs="Times New Roman"/>
          <w:sz w:val="24"/>
          <w:szCs w:val="24"/>
          <w:lang w:val="en-US"/>
        </w:rPr>
        <w:t>efisien</w:t>
      </w:r>
      <w:proofErr w:type="spellEnd"/>
    </w:p>
    <w:p w14:paraId="5C923312" w14:textId="77777777" w:rsidR="00F66D56" w:rsidRPr="00F66D56" w:rsidRDefault="00F66D56" w:rsidP="00F66D56">
      <w:pPr>
        <w:spacing w:after="0" w:line="360" w:lineRule="auto"/>
        <w:jc w:val="both"/>
        <w:rPr>
          <w:rFonts w:ascii="Times New Roman" w:hAnsi="Times New Roman" w:cs="Times New Roman"/>
          <w:sz w:val="24"/>
          <w:szCs w:val="24"/>
          <w:lang w:val="en-US"/>
        </w:rPr>
      </w:pPr>
    </w:p>
    <w:p w14:paraId="69DC398B" w14:textId="115BB6C7" w:rsidR="00315AAA" w:rsidRPr="00D859FF" w:rsidRDefault="00315AAA" w:rsidP="00F66D56">
      <w:pPr>
        <w:pStyle w:val="Heading3"/>
        <w:spacing w:before="0" w:line="360" w:lineRule="auto"/>
        <w:rPr>
          <w:rFonts w:ascii="Times New Roman" w:hAnsi="Times New Roman" w:cs="Times New Roman"/>
          <w:b/>
          <w:bCs/>
          <w:color w:val="auto"/>
          <w:lang w:val="en-US"/>
        </w:rPr>
      </w:pPr>
      <w:bookmarkStart w:id="81" w:name="_Toc147990113"/>
      <w:bookmarkStart w:id="82" w:name="_Toc148013445"/>
      <w:bookmarkStart w:id="83" w:name="_Toc148013547"/>
      <w:proofErr w:type="spellStart"/>
      <w:r w:rsidRPr="00D859FF">
        <w:rPr>
          <w:rFonts w:ascii="Times New Roman" w:hAnsi="Times New Roman" w:cs="Times New Roman"/>
          <w:b/>
          <w:bCs/>
          <w:color w:val="auto"/>
          <w:lang w:val="en-US"/>
        </w:rPr>
        <w:t>Kegunaan</w:t>
      </w:r>
      <w:proofErr w:type="spellEnd"/>
      <w:r w:rsidRPr="00D859FF">
        <w:rPr>
          <w:rFonts w:ascii="Times New Roman" w:hAnsi="Times New Roman" w:cs="Times New Roman"/>
          <w:b/>
          <w:bCs/>
          <w:color w:val="auto"/>
          <w:lang w:val="en-US"/>
        </w:rPr>
        <w:t xml:space="preserve"> dan </w:t>
      </w:r>
      <w:proofErr w:type="spellStart"/>
      <w:r w:rsidRPr="00D859FF">
        <w:rPr>
          <w:rFonts w:ascii="Times New Roman" w:hAnsi="Times New Roman" w:cs="Times New Roman"/>
          <w:b/>
          <w:bCs/>
          <w:color w:val="auto"/>
          <w:lang w:val="en-US"/>
        </w:rPr>
        <w:t>Manfaat</w:t>
      </w:r>
      <w:proofErr w:type="spellEnd"/>
      <w:r w:rsidRPr="00D859FF">
        <w:rPr>
          <w:rFonts w:ascii="Times New Roman" w:hAnsi="Times New Roman" w:cs="Times New Roman"/>
          <w:b/>
          <w:bCs/>
          <w:color w:val="auto"/>
          <w:lang w:val="en-US"/>
        </w:rPr>
        <w:t xml:space="preserve"> Alat</w:t>
      </w:r>
      <w:bookmarkEnd w:id="81"/>
      <w:bookmarkEnd w:id="82"/>
      <w:bookmarkEnd w:id="83"/>
    </w:p>
    <w:p w14:paraId="219D72C9" w14:textId="7B45105B" w:rsidR="005135D0" w:rsidRDefault="00F66D56" w:rsidP="00F66D56">
      <w:pPr>
        <w:spacing w:after="0" w:line="360" w:lineRule="auto"/>
        <w:ind w:left="709" w:firstLine="567"/>
        <w:jc w:val="both"/>
        <w:rPr>
          <w:rFonts w:ascii="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Sistem</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Informasi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Perpustakaan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Berbasis</w:t>
      </w:r>
      <w:proofErr w:type="spellEnd"/>
      <w:r>
        <w:rPr>
          <w:rFonts w:ascii="Times New Roman" w:eastAsia="Times New Roman" w:hAnsi="Times New Roman" w:cs="Times New Roman"/>
          <w:sz w:val="24"/>
          <w:szCs w:val="24"/>
          <w:lang w:val="en-US"/>
        </w:rPr>
        <w:t xml:space="preserve"> Web</w:t>
      </w:r>
      <w:r w:rsidRPr="00A044AA">
        <w:rPr>
          <w:rFonts w:ascii="Times New Roman" w:eastAsia="Times New Roman" w:hAnsi="Times New Roman" w:cs="Times New Roman"/>
          <w:sz w:val="24"/>
          <w:szCs w:val="24"/>
        </w:rPr>
        <w:t xml:space="preserve"> menggunakan </w:t>
      </w:r>
      <w:proofErr w:type="spellStart"/>
      <w:r>
        <w:rPr>
          <w:rFonts w:ascii="Times New Roman" w:eastAsia="Times New Roman" w:hAnsi="Times New Roman" w:cs="Times New Roman"/>
          <w:i/>
          <w:iCs/>
          <w:sz w:val="24"/>
          <w:szCs w:val="24"/>
          <w:lang w:val="en-US"/>
        </w:rPr>
        <w:t>Framwork</w:t>
      </w:r>
      <w:proofErr w:type="spellEnd"/>
      <w:r>
        <w:rPr>
          <w:rFonts w:ascii="Times New Roman" w:eastAsia="Times New Roman" w:hAnsi="Times New Roman" w:cs="Times New Roman"/>
          <w:i/>
          <w:iCs/>
          <w:sz w:val="24"/>
          <w:szCs w:val="24"/>
          <w:lang w:val="en-US"/>
        </w:rPr>
        <w:t xml:space="preserve"> </w:t>
      </w:r>
      <w:r>
        <w:rPr>
          <w:rFonts w:ascii="Times New Roman" w:eastAsia="Times New Roman" w:hAnsi="Times New Roman" w:cs="Times New Roman"/>
          <w:sz w:val="24"/>
          <w:szCs w:val="24"/>
          <w:lang w:val="en-US"/>
        </w:rPr>
        <w:t>CODEIGNITER 3</w:t>
      </w:r>
      <w:r w:rsidRPr="00A044AA">
        <w:rPr>
          <w:rFonts w:ascii="Times New Roman" w:eastAsia="Times New Roman" w:hAnsi="Times New Roman" w:cs="Times New Roman"/>
          <w:sz w:val="24"/>
          <w:szCs w:val="24"/>
        </w:rPr>
        <w:t xml:space="preserve"> adalah solusi modern untuk mengelola </w:t>
      </w:r>
      <w:r>
        <w:rPr>
          <w:rFonts w:ascii="Times New Roman" w:eastAsia="Times New Roman" w:hAnsi="Times New Roman" w:cs="Times New Roman"/>
          <w:sz w:val="24"/>
          <w:szCs w:val="24"/>
          <w:lang w:val="en-US"/>
        </w:rPr>
        <w:t xml:space="preserve">data </w:t>
      </w:r>
      <w:proofErr w:type="spellStart"/>
      <w:r>
        <w:rPr>
          <w:rFonts w:ascii="Times New Roman" w:eastAsia="Times New Roman" w:hAnsi="Times New Roman" w:cs="Times New Roman"/>
          <w:sz w:val="24"/>
          <w:szCs w:val="24"/>
          <w:lang w:val="en-US"/>
        </w:rPr>
        <w:t>perpustakaan</w:t>
      </w:r>
      <w:proofErr w:type="spellEnd"/>
      <w:r w:rsidRPr="00A044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data </w:t>
      </w:r>
      <w:proofErr w:type="spellStart"/>
      <w:r>
        <w:rPr>
          <w:rFonts w:ascii="Times New Roman" w:eastAsia="Times New Roman" w:hAnsi="Times New Roman" w:cs="Times New Roman"/>
          <w:sz w:val="24"/>
          <w:szCs w:val="24"/>
          <w:lang w:val="en-US"/>
        </w:rPr>
        <w:t>anggota</w:t>
      </w:r>
      <w:proofErr w:type="spellEnd"/>
      <w:r w:rsidRPr="00A044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data </w:t>
      </w:r>
      <w:proofErr w:type="spellStart"/>
      <w:r>
        <w:rPr>
          <w:rFonts w:ascii="Times New Roman" w:eastAsia="Times New Roman" w:hAnsi="Times New Roman" w:cs="Times New Roman"/>
          <w:sz w:val="24"/>
          <w:szCs w:val="24"/>
          <w:lang w:val="en-US"/>
        </w:rPr>
        <w:t>peminjaman</w:t>
      </w:r>
      <w:proofErr w:type="spellEnd"/>
      <w:r>
        <w:rPr>
          <w:rFonts w:ascii="Times New Roman" w:eastAsia="Times New Roman" w:hAnsi="Times New Roman" w:cs="Times New Roman"/>
          <w:sz w:val="24"/>
          <w:szCs w:val="24"/>
          <w:lang w:val="en-US"/>
        </w:rPr>
        <w:t xml:space="preserve">, dan </w:t>
      </w:r>
      <w:proofErr w:type="spellStart"/>
      <w:proofErr w:type="gramStart"/>
      <w:r>
        <w:rPr>
          <w:rFonts w:ascii="Times New Roman" w:eastAsia="Times New Roman" w:hAnsi="Times New Roman" w:cs="Times New Roman"/>
          <w:sz w:val="24"/>
          <w:szCs w:val="24"/>
          <w:lang w:val="en-US"/>
        </w:rPr>
        <w:t>lainnya</w:t>
      </w:r>
      <w:proofErr w:type="spellEnd"/>
      <w:r>
        <w:rPr>
          <w:rFonts w:ascii="Times New Roman" w:eastAsia="Times New Roman" w:hAnsi="Times New Roman" w:cs="Times New Roman"/>
          <w:sz w:val="24"/>
          <w:szCs w:val="24"/>
          <w:lang w:val="en-US"/>
        </w:rPr>
        <w:t xml:space="preserve"> </w:t>
      </w:r>
      <w:r w:rsidRPr="00A044AA">
        <w:rPr>
          <w:rFonts w:ascii="Times New Roman" w:eastAsia="Times New Roman" w:hAnsi="Times New Roman" w:cs="Times New Roman"/>
          <w:sz w:val="24"/>
          <w:szCs w:val="24"/>
        </w:rPr>
        <w:t>.</w:t>
      </w:r>
      <w:proofErr w:type="gramEnd"/>
      <w:r w:rsidRPr="00A044AA">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en-US"/>
        </w:rPr>
        <w:t>Sistem</w:t>
      </w:r>
      <w:proofErr w:type="spellEnd"/>
      <w:r>
        <w:rPr>
          <w:rFonts w:ascii="Times New Roman" w:eastAsia="Times New Roman" w:hAnsi="Times New Roman" w:cs="Times New Roman"/>
          <w:sz w:val="24"/>
          <w:szCs w:val="24"/>
          <w:lang w:val="en-US"/>
        </w:rPr>
        <w:t xml:space="preserve"> </w:t>
      </w:r>
      <w:r w:rsidRPr="00A044AA">
        <w:rPr>
          <w:rFonts w:ascii="Times New Roman" w:eastAsia="Times New Roman" w:hAnsi="Times New Roman" w:cs="Times New Roman"/>
          <w:sz w:val="24"/>
          <w:szCs w:val="24"/>
        </w:rPr>
        <w:t xml:space="preserve">ini memungkinkan pengguna untuk </w:t>
      </w:r>
      <w:proofErr w:type="spellStart"/>
      <w:r>
        <w:rPr>
          <w:rFonts w:ascii="Times New Roman" w:eastAsia="Times New Roman" w:hAnsi="Times New Roman" w:cs="Times New Roman"/>
          <w:sz w:val="24"/>
          <w:szCs w:val="24"/>
          <w:lang w:val="en-US"/>
        </w:rPr>
        <w:t>mengelola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perpustakaan</w:t>
      </w:r>
      <w:proofErr w:type="spellEnd"/>
      <w:r w:rsidRPr="00A044AA">
        <w:rPr>
          <w:rFonts w:ascii="Times New Roman" w:eastAsia="Times New Roman" w:hAnsi="Times New Roman" w:cs="Times New Roman"/>
          <w:sz w:val="24"/>
          <w:szCs w:val="24"/>
        </w:rPr>
        <w:t xml:space="preserve"> mereka melalui website yang telah dibangun dengan PHP</w:t>
      </w:r>
      <w:r>
        <w:rPr>
          <w:rFonts w:ascii="Times New Roman" w:eastAsia="Times New Roman" w:hAnsi="Times New Roman" w:cs="Times New Roman"/>
          <w:sz w:val="24"/>
          <w:szCs w:val="24"/>
          <w:lang w:val="en-US"/>
        </w:rPr>
        <w:t>, CODEIGNITER 3</w:t>
      </w:r>
      <w:r w:rsidRPr="00A044AA">
        <w:rPr>
          <w:rFonts w:ascii="Times New Roman" w:eastAsia="Times New Roman" w:hAnsi="Times New Roman" w:cs="Times New Roman"/>
          <w:sz w:val="24"/>
          <w:szCs w:val="24"/>
        </w:rPr>
        <w:t xml:space="preserve">, HTML, CSS, dan </w:t>
      </w:r>
      <w:r>
        <w:rPr>
          <w:rFonts w:ascii="Times New Roman" w:eastAsia="Times New Roman" w:hAnsi="Times New Roman" w:cs="Times New Roman"/>
          <w:sz w:val="24"/>
          <w:szCs w:val="24"/>
          <w:lang w:val="en-US"/>
        </w:rPr>
        <w:t>BOOSTSTRAP</w:t>
      </w:r>
      <w:r w:rsidRPr="00A044AA">
        <w:rPr>
          <w:rFonts w:ascii="Times New Roman" w:eastAsia="Times New Roman" w:hAnsi="Times New Roman" w:cs="Times New Roman"/>
          <w:sz w:val="24"/>
          <w:szCs w:val="24"/>
        </w:rPr>
        <w:t xml:space="preserve">. Keuntungannya termasuk efisiensi dalam proses </w:t>
      </w:r>
      <w:proofErr w:type="spellStart"/>
      <w:r>
        <w:rPr>
          <w:rFonts w:ascii="Times New Roman" w:eastAsia="Times New Roman" w:hAnsi="Times New Roman" w:cs="Times New Roman"/>
          <w:sz w:val="24"/>
          <w:szCs w:val="24"/>
          <w:lang w:val="en-US"/>
        </w:rPr>
        <w:t>pengelolaan</w:t>
      </w:r>
      <w:proofErr w:type="spellEnd"/>
      <w:r w:rsidRPr="00A044AA">
        <w:rPr>
          <w:rFonts w:ascii="Times New Roman" w:eastAsia="Times New Roman" w:hAnsi="Times New Roman" w:cs="Times New Roman"/>
          <w:sz w:val="24"/>
          <w:szCs w:val="24"/>
        </w:rPr>
        <w:t xml:space="preserve">, keakuratan </w:t>
      </w:r>
      <w:r>
        <w:rPr>
          <w:rFonts w:ascii="Times New Roman" w:eastAsia="Times New Roman" w:hAnsi="Times New Roman" w:cs="Times New Roman"/>
          <w:sz w:val="24"/>
          <w:szCs w:val="24"/>
          <w:lang w:val="en-US"/>
        </w:rPr>
        <w:t xml:space="preserve">data </w:t>
      </w:r>
      <w:proofErr w:type="spellStart"/>
      <w:r w:rsidR="00B226B8">
        <w:rPr>
          <w:rFonts w:ascii="Times New Roman" w:eastAsia="Times New Roman" w:hAnsi="Times New Roman" w:cs="Times New Roman"/>
          <w:sz w:val="24"/>
          <w:szCs w:val="24"/>
          <w:lang w:val="en-US"/>
        </w:rPr>
        <w:t>anggota</w:t>
      </w:r>
      <w:proofErr w:type="spellEnd"/>
      <w:r w:rsidR="00B226B8">
        <w:rPr>
          <w:rFonts w:ascii="Times New Roman" w:eastAsia="Times New Roman" w:hAnsi="Times New Roman" w:cs="Times New Roman"/>
          <w:sz w:val="24"/>
          <w:szCs w:val="24"/>
          <w:lang w:val="en-US"/>
        </w:rPr>
        <w:t xml:space="preserve">, data </w:t>
      </w:r>
      <w:proofErr w:type="spellStart"/>
      <w:r w:rsidR="00B226B8">
        <w:rPr>
          <w:rFonts w:ascii="Times New Roman" w:eastAsia="Times New Roman" w:hAnsi="Times New Roman" w:cs="Times New Roman"/>
          <w:sz w:val="24"/>
          <w:szCs w:val="24"/>
          <w:lang w:val="en-US"/>
        </w:rPr>
        <w:t>buku</w:t>
      </w:r>
      <w:proofErr w:type="spellEnd"/>
      <w:r w:rsidR="00B226B8">
        <w:rPr>
          <w:rFonts w:ascii="Times New Roman" w:eastAsia="Times New Roman" w:hAnsi="Times New Roman" w:cs="Times New Roman"/>
          <w:sz w:val="24"/>
          <w:szCs w:val="24"/>
          <w:lang w:val="en-US"/>
        </w:rPr>
        <w:t xml:space="preserve">, data </w:t>
      </w:r>
      <w:proofErr w:type="spellStart"/>
      <w:r w:rsidR="00B226B8">
        <w:rPr>
          <w:rFonts w:ascii="Times New Roman" w:eastAsia="Times New Roman" w:hAnsi="Times New Roman" w:cs="Times New Roman"/>
          <w:sz w:val="24"/>
          <w:szCs w:val="24"/>
          <w:lang w:val="en-US"/>
        </w:rPr>
        <w:t>peminjaman</w:t>
      </w:r>
      <w:proofErr w:type="spellEnd"/>
      <w:r w:rsidR="00B226B8">
        <w:rPr>
          <w:rFonts w:ascii="Times New Roman" w:eastAsia="Times New Roman" w:hAnsi="Times New Roman" w:cs="Times New Roman"/>
          <w:sz w:val="24"/>
          <w:szCs w:val="24"/>
          <w:lang w:val="en-US"/>
        </w:rPr>
        <w:t xml:space="preserve">, dan data </w:t>
      </w:r>
      <w:proofErr w:type="spellStart"/>
      <w:r w:rsidR="00B226B8">
        <w:rPr>
          <w:rFonts w:ascii="Times New Roman" w:eastAsia="Times New Roman" w:hAnsi="Times New Roman" w:cs="Times New Roman"/>
          <w:sz w:val="24"/>
          <w:szCs w:val="24"/>
          <w:lang w:val="en-US"/>
        </w:rPr>
        <w:t>lainnya</w:t>
      </w:r>
      <w:proofErr w:type="spellEnd"/>
      <w:r w:rsidR="00B226B8">
        <w:rPr>
          <w:rFonts w:ascii="Times New Roman" w:eastAsia="Times New Roman" w:hAnsi="Times New Roman" w:cs="Times New Roman"/>
          <w:sz w:val="24"/>
          <w:szCs w:val="24"/>
          <w:lang w:val="en-US"/>
        </w:rPr>
        <w:t xml:space="preserve"> </w:t>
      </w:r>
      <w:proofErr w:type="spellStart"/>
      <w:r w:rsidR="00B226B8">
        <w:rPr>
          <w:rFonts w:ascii="Times New Roman" w:eastAsia="Times New Roman" w:hAnsi="Times New Roman" w:cs="Times New Roman"/>
          <w:sz w:val="24"/>
          <w:szCs w:val="24"/>
          <w:lang w:val="en-US"/>
        </w:rPr>
        <w:t>dengan</w:t>
      </w:r>
      <w:proofErr w:type="spellEnd"/>
      <w:r w:rsidR="00B226B8">
        <w:rPr>
          <w:rFonts w:ascii="Times New Roman" w:eastAsia="Times New Roman" w:hAnsi="Times New Roman" w:cs="Times New Roman"/>
          <w:sz w:val="24"/>
          <w:szCs w:val="24"/>
          <w:lang w:val="en-US"/>
        </w:rPr>
        <w:t xml:space="preserve"> </w:t>
      </w:r>
      <w:r w:rsidRPr="00A044AA">
        <w:rPr>
          <w:rFonts w:ascii="Times New Roman" w:eastAsia="Times New Roman" w:hAnsi="Times New Roman" w:cs="Times New Roman"/>
          <w:sz w:val="24"/>
          <w:szCs w:val="24"/>
        </w:rPr>
        <w:t>kemudahan penggunaan</w:t>
      </w:r>
      <w:r w:rsidR="005135D0">
        <w:rPr>
          <w:rFonts w:ascii="Times New Roman" w:hAnsi="Times New Roman" w:cs="Times New Roman"/>
          <w:sz w:val="24"/>
          <w:szCs w:val="24"/>
          <w:lang w:val="en-US"/>
        </w:rPr>
        <w:t>.</w:t>
      </w:r>
    </w:p>
    <w:p w14:paraId="520C81B6" w14:textId="2B091EF5" w:rsidR="005135D0" w:rsidRPr="00DD72DF" w:rsidRDefault="005135D0" w:rsidP="00D859FF">
      <w:pPr>
        <w:pStyle w:val="Heading2"/>
        <w:rPr>
          <w:rFonts w:ascii="Times New Roman" w:hAnsi="Times New Roman" w:cs="Times New Roman"/>
          <w:b/>
          <w:bCs/>
          <w:color w:val="auto"/>
          <w:sz w:val="24"/>
          <w:szCs w:val="24"/>
          <w:lang w:val="en-US"/>
        </w:rPr>
      </w:pPr>
      <w:bookmarkStart w:id="84" w:name="_Toc147990114"/>
      <w:bookmarkStart w:id="85" w:name="_Toc148013446"/>
      <w:bookmarkStart w:id="86" w:name="_Toc148013548"/>
      <w:proofErr w:type="spellStart"/>
      <w:r w:rsidRPr="00DD72DF">
        <w:rPr>
          <w:rFonts w:ascii="Times New Roman" w:hAnsi="Times New Roman" w:cs="Times New Roman"/>
          <w:b/>
          <w:bCs/>
          <w:color w:val="auto"/>
          <w:sz w:val="24"/>
          <w:szCs w:val="24"/>
          <w:lang w:val="en-US"/>
        </w:rPr>
        <w:t>Kegiatan</w:t>
      </w:r>
      <w:proofErr w:type="spellEnd"/>
      <w:r w:rsidRPr="00DD72DF">
        <w:rPr>
          <w:rFonts w:ascii="Times New Roman" w:hAnsi="Times New Roman" w:cs="Times New Roman"/>
          <w:b/>
          <w:bCs/>
          <w:color w:val="auto"/>
          <w:sz w:val="24"/>
          <w:szCs w:val="24"/>
          <w:lang w:val="en-US"/>
        </w:rPr>
        <w:t xml:space="preserve"> </w:t>
      </w:r>
      <w:proofErr w:type="spellStart"/>
      <w:r w:rsidRPr="00DD72DF">
        <w:rPr>
          <w:rFonts w:ascii="Times New Roman" w:hAnsi="Times New Roman" w:cs="Times New Roman"/>
          <w:b/>
          <w:bCs/>
          <w:color w:val="auto"/>
          <w:sz w:val="24"/>
          <w:szCs w:val="24"/>
          <w:lang w:val="en-US"/>
        </w:rPr>
        <w:t>Praktik</w:t>
      </w:r>
      <w:bookmarkEnd w:id="84"/>
      <w:bookmarkEnd w:id="85"/>
      <w:bookmarkEnd w:id="86"/>
      <w:proofErr w:type="spellEnd"/>
    </w:p>
    <w:p w14:paraId="7DAF8B73" w14:textId="7689516E" w:rsidR="00825DBA" w:rsidRPr="00DD72DF" w:rsidRDefault="00825DBA" w:rsidP="00DD72DF">
      <w:pPr>
        <w:pStyle w:val="Heading3"/>
        <w:rPr>
          <w:rFonts w:ascii="Times New Roman" w:hAnsi="Times New Roman" w:cs="Times New Roman"/>
          <w:b/>
          <w:bCs/>
          <w:color w:val="auto"/>
          <w:lang w:val="en-US"/>
        </w:rPr>
      </w:pPr>
      <w:bookmarkStart w:id="87" w:name="_Toc147990115"/>
      <w:bookmarkStart w:id="88" w:name="_Toc148013447"/>
      <w:bookmarkStart w:id="89" w:name="_Toc148013549"/>
      <w:r w:rsidRPr="00DD72DF">
        <w:rPr>
          <w:rFonts w:ascii="Times New Roman" w:hAnsi="Times New Roman" w:cs="Times New Roman"/>
          <w:b/>
          <w:bCs/>
          <w:color w:val="auto"/>
          <w:lang w:val="en-US"/>
        </w:rPr>
        <w:t xml:space="preserve">Gambar </w:t>
      </w:r>
      <w:proofErr w:type="spellStart"/>
      <w:r w:rsidRPr="00DD72DF">
        <w:rPr>
          <w:rFonts w:ascii="Times New Roman" w:hAnsi="Times New Roman" w:cs="Times New Roman"/>
          <w:b/>
          <w:bCs/>
          <w:color w:val="auto"/>
          <w:lang w:val="en-US"/>
        </w:rPr>
        <w:t>Kegiatan</w:t>
      </w:r>
      <w:proofErr w:type="spellEnd"/>
      <w:r w:rsidR="00DD72DF">
        <w:rPr>
          <w:rFonts w:ascii="Times New Roman" w:hAnsi="Times New Roman" w:cs="Times New Roman"/>
          <w:b/>
          <w:bCs/>
          <w:color w:val="auto"/>
          <w:lang w:val="en-US"/>
        </w:rPr>
        <w:t xml:space="preserve"> </w:t>
      </w:r>
      <w:proofErr w:type="spellStart"/>
      <w:r w:rsidR="00DD72DF">
        <w:rPr>
          <w:rFonts w:ascii="Times New Roman" w:hAnsi="Times New Roman" w:cs="Times New Roman"/>
          <w:b/>
          <w:bCs/>
          <w:color w:val="auto"/>
          <w:lang w:val="en-US"/>
        </w:rPr>
        <w:t>Pelaksanaan</w:t>
      </w:r>
      <w:proofErr w:type="spellEnd"/>
      <w:r w:rsidRPr="00DD72DF">
        <w:rPr>
          <w:rFonts w:ascii="Times New Roman" w:hAnsi="Times New Roman" w:cs="Times New Roman"/>
          <w:b/>
          <w:bCs/>
          <w:color w:val="auto"/>
          <w:lang w:val="en-US"/>
        </w:rPr>
        <w:t xml:space="preserve"> PKL</w:t>
      </w:r>
      <w:bookmarkEnd w:id="87"/>
      <w:bookmarkEnd w:id="88"/>
      <w:bookmarkEnd w:id="89"/>
    </w:p>
    <w:p w14:paraId="6650926C" w14:textId="77777777" w:rsidR="00407747" w:rsidRDefault="00407747" w:rsidP="00825DBA">
      <w:pPr>
        <w:spacing w:after="0" w:line="360" w:lineRule="auto"/>
        <w:rPr>
          <w:rFonts w:ascii="Times New Roman" w:hAnsi="Times New Roman" w:cs="Times New Roman"/>
          <w:b/>
          <w:bCs/>
          <w:sz w:val="24"/>
          <w:szCs w:val="24"/>
          <w:lang w:val="en-US"/>
        </w:rPr>
      </w:pPr>
    </w:p>
    <w:p w14:paraId="23F5F4C0" w14:textId="3D82B275" w:rsidR="00825DBA" w:rsidRDefault="00407747" w:rsidP="00407747">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A0509CB" wp14:editId="72C5A148">
            <wp:extent cx="1647825" cy="1647510"/>
            <wp:effectExtent l="0" t="0" r="0" b="0"/>
            <wp:docPr id="13937882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2190" cy="1681869"/>
                    </a:xfrm>
                    <a:prstGeom prst="rect">
                      <a:avLst/>
                    </a:prstGeom>
                    <a:noFill/>
                    <a:ln>
                      <a:noFill/>
                    </a:ln>
                  </pic:spPr>
                </pic:pic>
              </a:graphicData>
            </a:graphic>
          </wp:inline>
        </w:drawing>
      </w:r>
    </w:p>
    <w:p w14:paraId="49229B17" w14:textId="7FAE611D" w:rsidR="00BF088F" w:rsidRDefault="006A3F86" w:rsidP="006A3F86">
      <w:pPr>
        <w:pStyle w:val="Caption"/>
        <w:jc w:val="center"/>
        <w:rPr>
          <w:rFonts w:ascii="Times New Roman" w:hAnsi="Times New Roman" w:cs="Times New Roman"/>
          <w:i w:val="0"/>
          <w:iCs w:val="0"/>
          <w:color w:val="auto"/>
          <w:sz w:val="24"/>
          <w:szCs w:val="24"/>
          <w:lang w:val="en-US"/>
        </w:rPr>
        <w:sectPr w:rsidR="00BF088F" w:rsidSect="00A51896">
          <w:pgSz w:w="11906" w:h="16838"/>
          <w:pgMar w:top="2268" w:right="1701" w:bottom="1701" w:left="2268" w:header="708" w:footer="708" w:gutter="0"/>
          <w:pgNumType w:start="10"/>
          <w:cols w:space="720"/>
          <w:titlePg/>
        </w:sectPr>
      </w:pPr>
      <w:bookmarkStart w:id="90" w:name="_Toc148010444"/>
      <w:r w:rsidRPr="006A3F86">
        <w:rPr>
          <w:rFonts w:ascii="Times New Roman" w:hAnsi="Times New Roman" w:cs="Times New Roman"/>
          <w:i w:val="0"/>
          <w:iCs w:val="0"/>
          <w:color w:val="auto"/>
          <w:sz w:val="24"/>
          <w:szCs w:val="24"/>
        </w:rPr>
        <w:t xml:space="preserve">Gambar 3. </w:t>
      </w:r>
      <w:r w:rsidRPr="006A3F86">
        <w:rPr>
          <w:rFonts w:ascii="Times New Roman" w:hAnsi="Times New Roman" w:cs="Times New Roman"/>
          <w:i w:val="0"/>
          <w:iCs w:val="0"/>
          <w:color w:val="auto"/>
          <w:sz w:val="24"/>
          <w:szCs w:val="24"/>
        </w:rPr>
        <w:fldChar w:fldCharType="begin"/>
      </w:r>
      <w:r w:rsidRPr="006A3F86">
        <w:rPr>
          <w:rFonts w:ascii="Times New Roman" w:hAnsi="Times New Roman" w:cs="Times New Roman"/>
          <w:i w:val="0"/>
          <w:iCs w:val="0"/>
          <w:color w:val="auto"/>
          <w:sz w:val="24"/>
          <w:szCs w:val="24"/>
        </w:rPr>
        <w:instrText xml:space="preserve"> SEQ Gambar_3. \* ARABIC </w:instrText>
      </w:r>
      <w:r w:rsidRPr="006A3F86">
        <w:rPr>
          <w:rFonts w:ascii="Times New Roman" w:hAnsi="Times New Roman" w:cs="Times New Roman"/>
          <w:i w:val="0"/>
          <w:iCs w:val="0"/>
          <w:color w:val="auto"/>
          <w:sz w:val="24"/>
          <w:szCs w:val="24"/>
        </w:rPr>
        <w:fldChar w:fldCharType="separate"/>
      </w:r>
      <w:r w:rsidR="00031003">
        <w:rPr>
          <w:rFonts w:ascii="Times New Roman" w:hAnsi="Times New Roman" w:cs="Times New Roman"/>
          <w:i w:val="0"/>
          <w:iCs w:val="0"/>
          <w:noProof/>
          <w:color w:val="auto"/>
          <w:sz w:val="24"/>
          <w:szCs w:val="24"/>
        </w:rPr>
        <w:t>1</w:t>
      </w:r>
      <w:r w:rsidRPr="006A3F86">
        <w:rPr>
          <w:rFonts w:ascii="Times New Roman" w:hAnsi="Times New Roman" w:cs="Times New Roman"/>
          <w:i w:val="0"/>
          <w:iCs w:val="0"/>
          <w:color w:val="auto"/>
          <w:sz w:val="24"/>
          <w:szCs w:val="24"/>
        </w:rPr>
        <w:fldChar w:fldCharType="end"/>
      </w:r>
      <w:r w:rsidRPr="006A3F86">
        <w:rPr>
          <w:rFonts w:ascii="Times New Roman" w:hAnsi="Times New Roman" w:cs="Times New Roman"/>
          <w:i w:val="0"/>
          <w:iCs w:val="0"/>
          <w:color w:val="auto"/>
          <w:sz w:val="24"/>
          <w:szCs w:val="24"/>
          <w:lang w:val="en-US"/>
        </w:rPr>
        <w:t xml:space="preserve"> </w:t>
      </w:r>
      <w:proofErr w:type="spellStart"/>
      <w:r w:rsidRPr="006A3F86">
        <w:rPr>
          <w:rFonts w:ascii="Times New Roman" w:hAnsi="Times New Roman" w:cs="Times New Roman"/>
          <w:i w:val="0"/>
          <w:iCs w:val="0"/>
          <w:color w:val="auto"/>
          <w:sz w:val="24"/>
          <w:szCs w:val="24"/>
          <w:lang w:val="en-US"/>
        </w:rPr>
        <w:t>Mengerjakan</w:t>
      </w:r>
      <w:proofErr w:type="spellEnd"/>
      <w:r w:rsidRPr="006A3F86">
        <w:rPr>
          <w:rFonts w:ascii="Times New Roman" w:hAnsi="Times New Roman" w:cs="Times New Roman"/>
          <w:i w:val="0"/>
          <w:iCs w:val="0"/>
          <w:color w:val="auto"/>
          <w:sz w:val="24"/>
          <w:szCs w:val="24"/>
          <w:lang w:val="en-US"/>
        </w:rPr>
        <w:t xml:space="preserve"> Project</w:t>
      </w:r>
      <w:bookmarkEnd w:id="90"/>
    </w:p>
    <w:p w14:paraId="29804775" w14:textId="4BF59153" w:rsidR="006A3F86" w:rsidRPr="006A3F86" w:rsidRDefault="006A3F86" w:rsidP="006A3F86">
      <w:pPr>
        <w:pStyle w:val="Caption"/>
        <w:jc w:val="center"/>
        <w:rPr>
          <w:rFonts w:ascii="Times New Roman" w:hAnsi="Times New Roman" w:cs="Times New Roman"/>
          <w:b/>
          <w:bCs/>
          <w:i w:val="0"/>
          <w:iCs w:val="0"/>
          <w:color w:val="auto"/>
          <w:sz w:val="24"/>
          <w:szCs w:val="24"/>
          <w:lang w:val="en-US"/>
        </w:rPr>
      </w:pPr>
    </w:p>
    <w:p w14:paraId="43CC1833" w14:textId="1CB4EEFD" w:rsidR="00587EA6" w:rsidRDefault="00127426" w:rsidP="00407747">
      <w:pPr>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37288C4" wp14:editId="550D6101">
            <wp:extent cx="1648800" cy="2022971"/>
            <wp:effectExtent l="0" t="0" r="8890" b="0"/>
            <wp:docPr id="100157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48800" cy="2022971"/>
                    </a:xfrm>
                    <a:prstGeom prst="rect">
                      <a:avLst/>
                    </a:prstGeom>
                    <a:noFill/>
                    <a:ln>
                      <a:noFill/>
                    </a:ln>
                  </pic:spPr>
                </pic:pic>
              </a:graphicData>
            </a:graphic>
          </wp:inline>
        </w:drawing>
      </w:r>
    </w:p>
    <w:p w14:paraId="5DB11DC6" w14:textId="364E39FE" w:rsidR="00B226B8" w:rsidRPr="00BB6AF9" w:rsidRDefault="00BB6AF9" w:rsidP="00BB6AF9">
      <w:pPr>
        <w:pStyle w:val="Caption"/>
        <w:jc w:val="center"/>
        <w:rPr>
          <w:rFonts w:ascii="Times New Roman" w:hAnsi="Times New Roman" w:cs="Times New Roman"/>
          <w:i w:val="0"/>
          <w:iCs w:val="0"/>
          <w:color w:val="auto"/>
          <w:sz w:val="24"/>
          <w:szCs w:val="24"/>
          <w:lang w:val="en-US"/>
        </w:rPr>
      </w:pPr>
      <w:bookmarkStart w:id="91" w:name="_Toc148010445"/>
      <w:r w:rsidRPr="00BB6AF9">
        <w:rPr>
          <w:rFonts w:ascii="Times New Roman" w:hAnsi="Times New Roman" w:cs="Times New Roman"/>
          <w:i w:val="0"/>
          <w:iCs w:val="0"/>
          <w:color w:val="auto"/>
          <w:sz w:val="24"/>
          <w:szCs w:val="24"/>
        </w:rPr>
        <w:t xml:space="preserve">Gambar 3. </w:t>
      </w:r>
      <w:r w:rsidRPr="00BB6AF9">
        <w:rPr>
          <w:rFonts w:ascii="Times New Roman" w:hAnsi="Times New Roman" w:cs="Times New Roman"/>
          <w:i w:val="0"/>
          <w:iCs w:val="0"/>
          <w:color w:val="auto"/>
          <w:sz w:val="24"/>
          <w:szCs w:val="24"/>
        </w:rPr>
        <w:fldChar w:fldCharType="begin"/>
      </w:r>
      <w:r w:rsidRPr="00BB6AF9">
        <w:rPr>
          <w:rFonts w:ascii="Times New Roman" w:hAnsi="Times New Roman" w:cs="Times New Roman"/>
          <w:i w:val="0"/>
          <w:iCs w:val="0"/>
          <w:color w:val="auto"/>
          <w:sz w:val="24"/>
          <w:szCs w:val="24"/>
        </w:rPr>
        <w:instrText xml:space="preserve"> SEQ Gambar_3. \* ARABIC </w:instrText>
      </w:r>
      <w:r w:rsidRPr="00BB6AF9">
        <w:rPr>
          <w:rFonts w:ascii="Times New Roman" w:hAnsi="Times New Roman" w:cs="Times New Roman"/>
          <w:i w:val="0"/>
          <w:iCs w:val="0"/>
          <w:color w:val="auto"/>
          <w:sz w:val="24"/>
          <w:szCs w:val="24"/>
        </w:rPr>
        <w:fldChar w:fldCharType="separate"/>
      </w:r>
      <w:r w:rsidR="00031003">
        <w:rPr>
          <w:rFonts w:ascii="Times New Roman" w:hAnsi="Times New Roman" w:cs="Times New Roman"/>
          <w:i w:val="0"/>
          <w:iCs w:val="0"/>
          <w:noProof/>
          <w:color w:val="auto"/>
          <w:sz w:val="24"/>
          <w:szCs w:val="24"/>
        </w:rPr>
        <w:t>2</w:t>
      </w:r>
      <w:r w:rsidRPr="00BB6AF9">
        <w:rPr>
          <w:rFonts w:ascii="Times New Roman" w:hAnsi="Times New Roman" w:cs="Times New Roman"/>
          <w:i w:val="0"/>
          <w:iCs w:val="0"/>
          <w:color w:val="auto"/>
          <w:sz w:val="24"/>
          <w:szCs w:val="24"/>
        </w:rPr>
        <w:fldChar w:fldCharType="end"/>
      </w:r>
      <w:r w:rsidRPr="00BB6AF9">
        <w:rPr>
          <w:rFonts w:ascii="Times New Roman" w:hAnsi="Times New Roman" w:cs="Times New Roman"/>
          <w:i w:val="0"/>
          <w:iCs w:val="0"/>
          <w:color w:val="auto"/>
          <w:sz w:val="24"/>
          <w:szCs w:val="24"/>
          <w:lang w:val="en-US"/>
        </w:rPr>
        <w:t xml:space="preserve"> </w:t>
      </w:r>
      <w:proofErr w:type="spellStart"/>
      <w:r w:rsidRPr="00BB6AF9">
        <w:rPr>
          <w:rFonts w:ascii="Times New Roman" w:hAnsi="Times New Roman" w:cs="Times New Roman"/>
          <w:i w:val="0"/>
          <w:iCs w:val="0"/>
          <w:color w:val="auto"/>
          <w:sz w:val="24"/>
          <w:szCs w:val="24"/>
          <w:lang w:val="en-US"/>
        </w:rPr>
        <w:t>Menulis</w:t>
      </w:r>
      <w:proofErr w:type="spellEnd"/>
      <w:r w:rsidRPr="00BB6AF9">
        <w:rPr>
          <w:rFonts w:ascii="Times New Roman" w:hAnsi="Times New Roman" w:cs="Times New Roman"/>
          <w:i w:val="0"/>
          <w:iCs w:val="0"/>
          <w:color w:val="auto"/>
          <w:sz w:val="24"/>
          <w:szCs w:val="24"/>
          <w:lang w:val="en-US"/>
        </w:rPr>
        <w:t xml:space="preserve"> </w:t>
      </w:r>
      <w:proofErr w:type="spellStart"/>
      <w:r w:rsidRPr="00BB6AF9">
        <w:rPr>
          <w:rFonts w:ascii="Times New Roman" w:hAnsi="Times New Roman" w:cs="Times New Roman"/>
          <w:i w:val="0"/>
          <w:iCs w:val="0"/>
          <w:color w:val="auto"/>
          <w:sz w:val="24"/>
          <w:szCs w:val="24"/>
          <w:lang w:val="en-US"/>
        </w:rPr>
        <w:t>Absen</w:t>
      </w:r>
      <w:proofErr w:type="spellEnd"/>
      <w:r w:rsidRPr="00BB6AF9">
        <w:rPr>
          <w:rFonts w:ascii="Times New Roman" w:hAnsi="Times New Roman" w:cs="Times New Roman"/>
          <w:i w:val="0"/>
          <w:iCs w:val="0"/>
          <w:color w:val="auto"/>
          <w:sz w:val="24"/>
          <w:szCs w:val="24"/>
          <w:lang w:val="en-US"/>
        </w:rPr>
        <w:t xml:space="preserve"> PKL</w:t>
      </w:r>
      <w:bookmarkEnd w:id="91"/>
    </w:p>
    <w:p w14:paraId="4387D70D" w14:textId="0720CE5E" w:rsidR="00B226B8" w:rsidRDefault="00B226B8" w:rsidP="00DD72DF">
      <w:pPr>
        <w:spacing w:after="0" w:line="360" w:lineRule="auto"/>
        <w:jc w:val="center"/>
        <w:rPr>
          <w:rFonts w:ascii="Times New Roman" w:hAnsi="Times New Roman" w:cs="Times New Roman"/>
          <w:sz w:val="24"/>
          <w:szCs w:val="24"/>
          <w:lang w:val="en-US"/>
        </w:rPr>
      </w:pPr>
      <w:r>
        <w:rPr>
          <w:rFonts w:ascii="Times New Roman" w:hAnsi="Times New Roman" w:cs="Times New Roman"/>
          <w:noProof/>
          <w:color w:val="202124"/>
          <w:sz w:val="24"/>
          <w:szCs w:val="24"/>
          <w:shd w:val="clear" w:color="auto" w:fill="FFFFFF"/>
        </w:rPr>
        <w:drawing>
          <wp:inline distT="0" distB="0" distL="0" distR="0" wp14:anchorId="4D51E6D0" wp14:editId="40CBC5D4">
            <wp:extent cx="1648800" cy="1849577"/>
            <wp:effectExtent l="0" t="0" r="8890" b="0"/>
            <wp:docPr id="20833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48800" cy="1849577"/>
                    </a:xfrm>
                    <a:prstGeom prst="rect">
                      <a:avLst/>
                    </a:prstGeom>
                    <a:noFill/>
                    <a:ln>
                      <a:noFill/>
                    </a:ln>
                  </pic:spPr>
                </pic:pic>
              </a:graphicData>
            </a:graphic>
          </wp:inline>
        </w:drawing>
      </w:r>
    </w:p>
    <w:p w14:paraId="0C3B02B4" w14:textId="026179CA" w:rsidR="00DD72DF" w:rsidRPr="00BA4500" w:rsidRDefault="00BA4500" w:rsidP="00BA4500">
      <w:pPr>
        <w:pStyle w:val="Caption"/>
        <w:jc w:val="center"/>
        <w:rPr>
          <w:rFonts w:ascii="Times New Roman" w:hAnsi="Times New Roman" w:cs="Times New Roman"/>
          <w:i w:val="0"/>
          <w:iCs w:val="0"/>
          <w:color w:val="auto"/>
          <w:sz w:val="24"/>
          <w:szCs w:val="24"/>
          <w:lang w:val="en-US"/>
        </w:rPr>
      </w:pPr>
      <w:bookmarkStart w:id="92" w:name="_Toc148010446"/>
      <w:r w:rsidRPr="00BA4500">
        <w:rPr>
          <w:rFonts w:ascii="Times New Roman" w:hAnsi="Times New Roman" w:cs="Times New Roman"/>
          <w:i w:val="0"/>
          <w:iCs w:val="0"/>
          <w:color w:val="auto"/>
          <w:sz w:val="24"/>
          <w:szCs w:val="24"/>
        </w:rPr>
        <w:t xml:space="preserve">Gambar 3. </w:t>
      </w:r>
      <w:r w:rsidRPr="00BA4500">
        <w:rPr>
          <w:rFonts w:ascii="Times New Roman" w:hAnsi="Times New Roman" w:cs="Times New Roman"/>
          <w:i w:val="0"/>
          <w:iCs w:val="0"/>
          <w:color w:val="auto"/>
          <w:sz w:val="24"/>
          <w:szCs w:val="24"/>
        </w:rPr>
        <w:fldChar w:fldCharType="begin"/>
      </w:r>
      <w:r w:rsidRPr="00BA4500">
        <w:rPr>
          <w:rFonts w:ascii="Times New Roman" w:hAnsi="Times New Roman" w:cs="Times New Roman"/>
          <w:i w:val="0"/>
          <w:iCs w:val="0"/>
          <w:color w:val="auto"/>
          <w:sz w:val="24"/>
          <w:szCs w:val="24"/>
        </w:rPr>
        <w:instrText xml:space="preserve"> SEQ Gambar_3. \* ARABIC </w:instrText>
      </w:r>
      <w:r w:rsidRPr="00BA4500">
        <w:rPr>
          <w:rFonts w:ascii="Times New Roman" w:hAnsi="Times New Roman" w:cs="Times New Roman"/>
          <w:i w:val="0"/>
          <w:iCs w:val="0"/>
          <w:color w:val="auto"/>
          <w:sz w:val="24"/>
          <w:szCs w:val="24"/>
        </w:rPr>
        <w:fldChar w:fldCharType="separate"/>
      </w:r>
      <w:r w:rsidR="00031003">
        <w:rPr>
          <w:rFonts w:ascii="Times New Roman" w:hAnsi="Times New Roman" w:cs="Times New Roman"/>
          <w:i w:val="0"/>
          <w:iCs w:val="0"/>
          <w:noProof/>
          <w:color w:val="auto"/>
          <w:sz w:val="24"/>
          <w:szCs w:val="24"/>
        </w:rPr>
        <w:t>3</w:t>
      </w:r>
      <w:r w:rsidRPr="00BA4500">
        <w:rPr>
          <w:rFonts w:ascii="Times New Roman" w:hAnsi="Times New Roman" w:cs="Times New Roman"/>
          <w:i w:val="0"/>
          <w:iCs w:val="0"/>
          <w:color w:val="auto"/>
          <w:sz w:val="24"/>
          <w:szCs w:val="24"/>
        </w:rPr>
        <w:fldChar w:fldCharType="end"/>
      </w:r>
      <w:r w:rsidRPr="00BA4500">
        <w:rPr>
          <w:rFonts w:ascii="Times New Roman" w:hAnsi="Times New Roman" w:cs="Times New Roman"/>
          <w:i w:val="0"/>
          <w:iCs w:val="0"/>
          <w:color w:val="auto"/>
          <w:sz w:val="24"/>
          <w:szCs w:val="24"/>
          <w:lang w:val="en-US"/>
        </w:rPr>
        <w:t xml:space="preserve"> </w:t>
      </w:r>
      <w:proofErr w:type="spellStart"/>
      <w:r w:rsidRPr="00BA4500">
        <w:rPr>
          <w:rFonts w:ascii="Times New Roman" w:hAnsi="Times New Roman" w:cs="Times New Roman"/>
          <w:i w:val="0"/>
          <w:iCs w:val="0"/>
          <w:color w:val="auto"/>
          <w:sz w:val="24"/>
          <w:szCs w:val="24"/>
          <w:lang w:val="en-US"/>
        </w:rPr>
        <w:t>Mendiskusikan</w:t>
      </w:r>
      <w:proofErr w:type="spellEnd"/>
      <w:r w:rsidRPr="00BA4500">
        <w:rPr>
          <w:rFonts w:ascii="Times New Roman" w:hAnsi="Times New Roman" w:cs="Times New Roman"/>
          <w:i w:val="0"/>
          <w:iCs w:val="0"/>
          <w:color w:val="auto"/>
          <w:sz w:val="24"/>
          <w:szCs w:val="24"/>
          <w:lang w:val="en-US"/>
        </w:rPr>
        <w:t xml:space="preserve"> Project</w:t>
      </w:r>
      <w:bookmarkEnd w:id="92"/>
    </w:p>
    <w:p w14:paraId="7B9C1833" w14:textId="297CB781" w:rsidR="008C6155" w:rsidRDefault="00DD72DF" w:rsidP="00DD72DF">
      <w:pPr>
        <w:pStyle w:val="Heading3"/>
        <w:spacing w:before="0" w:line="360" w:lineRule="auto"/>
        <w:rPr>
          <w:rFonts w:ascii="Times New Roman" w:hAnsi="Times New Roman" w:cs="Times New Roman"/>
          <w:b/>
          <w:bCs/>
          <w:color w:val="auto"/>
          <w:shd w:val="clear" w:color="auto" w:fill="FFFFFF"/>
          <w:lang w:val="en-US"/>
        </w:rPr>
      </w:pPr>
      <w:bookmarkStart w:id="93" w:name="_Toc147990116"/>
      <w:bookmarkStart w:id="94" w:name="_Toc148013448"/>
      <w:bookmarkStart w:id="95" w:name="_Toc148013550"/>
      <w:r w:rsidRPr="00DD72DF">
        <w:rPr>
          <w:rFonts w:ascii="Times New Roman" w:hAnsi="Times New Roman" w:cs="Times New Roman"/>
          <w:b/>
          <w:bCs/>
          <w:color w:val="auto"/>
          <w:shd w:val="clear" w:color="auto" w:fill="FFFFFF"/>
          <w:lang w:val="en-US"/>
        </w:rPr>
        <w:t xml:space="preserve">Alat dan </w:t>
      </w:r>
      <w:proofErr w:type="spellStart"/>
      <w:r w:rsidRPr="00DD72DF">
        <w:rPr>
          <w:rFonts w:ascii="Times New Roman" w:hAnsi="Times New Roman" w:cs="Times New Roman"/>
          <w:b/>
          <w:bCs/>
          <w:color w:val="auto"/>
          <w:shd w:val="clear" w:color="auto" w:fill="FFFFFF"/>
          <w:lang w:val="en-US"/>
        </w:rPr>
        <w:t>Bahan</w:t>
      </w:r>
      <w:proofErr w:type="spellEnd"/>
      <w:r w:rsidRPr="00DD72DF">
        <w:rPr>
          <w:rFonts w:ascii="Times New Roman" w:hAnsi="Times New Roman" w:cs="Times New Roman"/>
          <w:b/>
          <w:bCs/>
          <w:color w:val="auto"/>
          <w:shd w:val="clear" w:color="auto" w:fill="FFFFFF"/>
          <w:lang w:val="en-US"/>
        </w:rPr>
        <w:t xml:space="preserve"> yang </w:t>
      </w:r>
      <w:proofErr w:type="spellStart"/>
      <w:r w:rsidRPr="00DD72DF">
        <w:rPr>
          <w:rFonts w:ascii="Times New Roman" w:hAnsi="Times New Roman" w:cs="Times New Roman"/>
          <w:b/>
          <w:bCs/>
          <w:color w:val="auto"/>
          <w:shd w:val="clear" w:color="auto" w:fill="FFFFFF"/>
          <w:lang w:val="en-US"/>
        </w:rPr>
        <w:t>Digunakan</w:t>
      </w:r>
      <w:bookmarkEnd w:id="93"/>
      <w:bookmarkEnd w:id="94"/>
      <w:bookmarkEnd w:id="95"/>
      <w:proofErr w:type="spellEnd"/>
    </w:p>
    <w:p w14:paraId="6D204179" w14:textId="77777777" w:rsidR="00922FD2" w:rsidRPr="00922FD2" w:rsidRDefault="00922FD2" w:rsidP="00922FD2">
      <w:pPr>
        <w:rPr>
          <w:lang w:val="en-US"/>
        </w:rPr>
      </w:pPr>
    </w:p>
    <w:p w14:paraId="646E1911" w14:textId="21AD9FBB" w:rsidR="00B226B8" w:rsidRDefault="00B226B8" w:rsidP="00922FD2">
      <w:pPr>
        <w:spacing w:after="0" w:line="360" w:lineRule="auto"/>
        <w:jc w:val="center"/>
        <w:rPr>
          <w:lang w:val="en-US"/>
        </w:rPr>
      </w:pPr>
      <w:r>
        <w:rPr>
          <w:noProof/>
        </w:rPr>
        <w:drawing>
          <wp:inline distT="0" distB="0" distL="0" distR="0" wp14:anchorId="45567352" wp14:editId="377FE6F3">
            <wp:extent cx="1764000" cy="1541843"/>
            <wp:effectExtent l="0" t="0" r="8255" b="1270"/>
            <wp:docPr id="1110656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64000" cy="1541843"/>
                    </a:xfrm>
                    <a:prstGeom prst="rect">
                      <a:avLst/>
                    </a:prstGeom>
                    <a:noFill/>
                    <a:ln>
                      <a:noFill/>
                    </a:ln>
                  </pic:spPr>
                </pic:pic>
              </a:graphicData>
            </a:graphic>
          </wp:inline>
        </w:drawing>
      </w:r>
    </w:p>
    <w:p w14:paraId="7DEB1F40" w14:textId="2C8519A8" w:rsidR="00B226B8" w:rsidRPr="00BA4500" w:rsidRDefault="00BA4500" w:rsidP="00BA4500">
      <w:pPr>
        <w:pStyle w:val="Caption"/>
        <w:jc w:val="center"/>
        <w:rPr>
          <w:rFonts w:ascii="Times New Roman" w:hAnsi="Times New Roman" w:cs="Times New Roman"/>
          <w:i w:val="0"/>
          <w:iCs w:val="0"/>
          <w:color w:val="auto"/>
          <w:sz w:val="24"/>
          <w:szCs w:val="24"/>
          <w:lang w:val="en-US"/>
        </w:rPr>
      </w:pPr>
      <w:bookmarkStart w:id="96" w:name="_Toc148010447"/>
      <w:r w:rsidRPr="00BA4500">
        <w:rPr>
          <w:rFonts w:ascii="Times New Roman" w:hAnsi="Times New Roman" w:cs="Times New Roman"/>
          <w:i w:val="0"/>
          <w:iCs w:val="0"/>
          <w:color w:val="auto"/>
          <w:sz w:val="24"/>
          <w:szCs w:val="24"/>
        </w:rPr>
        <w:t xml:space="preserve">Gambar 3. </w:t>
      </w:r>
      <w:r w:rsidRPr="00BA4500">
        <w:rPr>
          <w:rFonts w:ascii="Times New Roman" w:hAnsi="Times New Roman" w:cs="Times New Roman"/>
          <w:i w:val="0"/>
          <w:iCs w:val="0"/>
          <w:color w:val="auto"/>
          <w:sz w:val="24"/>
          <w:szCs w:val="24"/>
        </w:rPr>
        <w:fldChar w:fldCharType="begin"/>
      </w:r>
      <w:r w:rsidRPr="00BA4500">
        <w:rPr>
          <w:rFonts w:ascii="Times New Roman" w:hAnsi="Times New Roman" w:cs="Times New Roman"/>
          <w:i w:val="0"/>
          <w:iCs w:val="0"/>
          <w:color w:val="auto"/>
          <w:sz w:val="24"/>
          <w:szCs w:val="24"/>
        </w:rPr>
        <w:instrText xml:space="preserve"> SEQ Gambar_3. \* ARABIC </w:instrText>
      </w:r>
      <w:r w:rsidRPr="00BA4500">
        <w:rPr>
          <w:rFonts w:ascii="Times New Roman" w:hAnsi="Times New Roman" w:cs="Times New Roman"/>
          <w:i w:val="0"/>
          <w:iCs w:val="0"/>
          <w:color w:val="auto"/>
          <w:sz w:val="24"/>
          <w:szCs w:val="24"/>
        </w:rPr>
        <w:fldChar w:fldCharType="separate"/>
      </w:r>
      <w:r w:rsidR="00031003">
        <w:rPr>
          <w:rFonts w:ascii="Times New Roman" w:hAnsi="Times New Roman" w:cs="Times New Roman"/>
          <w:i w:val="0"/>
          <w:iCs w:val="0"/>
          <w:noProof/>
          <w:color w:val="auto"/>
          <w:sz w:val="24"/>
          <w:szCs w:val="24"/>
        </w:rPr>
        <w:t>4</w:t>
      </w:r>
      <w:r w:rsidRPr="00BA4500">
        <w:rPr>
          <w:rFonts w:ascii="Times New Roman" w:hAnsi="Times New Roman" w:cs="Times New Roman"/>
          <w:i w:val="0"/>
          <w:iCs w:val="0"/>
          <w:color w:val="auto"/>
          <w:sz w:val="24"/>
          <w:szCs w:val="24"/>
        </w:rPr>
        <w:fldChar w:fldCharType="end"/>
      </w:r>
      <w:r w:rsidRPr="00BA4500">
        <w:rPr>
          <w:rFonts w:ascii="Times New Roman" w:hAnsi="Times New Roman" w:cs="Times New Roman"/>
          <w:i w:val="0"/>
          <w:iCs w:val="0"/>
          <w:color w:val="auto"/>
          <w:sz w:val="24"/>
          <w:szCs w:val="24"/>
          <w:lang w:val="en-US"/>
        </w:rPr>
        <w:t xml:space="preserve"> Laptop</w:t>
      </w:r>
      <w:bookmarkEnd w:id="96"/>
    </w:p>
    <w:p w14:paraId="3C4C5344" w14:textId="11FA3066" w:rsidR="00B226B8" w:rsidRDefault="00B226B8" w:rsidP="00922FD2">
      <w:pPr>
        <w:spacing w:after="0" w:line="360" w:lineRule="auto"/>
        <w:jc w:val="center"/>
        <w:rPr>
          <w:rFonts w:ascii="Times New Roman" w:hAnsi="Times New Roman"/>
          <w:sz w:val="24"/>
          <w:szCs w:val="24"/>
          <w:lang w:val="en-US"/>
        </w:rPr>
      </w:pPr>
      <w:r>
        <w:rPr>
          <w:noProof/>
        </w:rPr>
        <w:lastRenderedPageBreak/>
        <w:drawing>
          <wp:inline distT="0" distB="0" distL="0" distR="0" wp14:anchorId="12AC0057" wp14:editId="0DD8E672">
            <wp:extent cx="1801298" cy="2160000"/>
            <wp:effectExtent l="0" t="0" r="8890" b="0"/>
            <wp:docPr id="11352341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1298" cy="2160000"/>
                    </a:xfrm>
                    <a:prstGeom prst="rect">
                      <a:avLst/>
                    </a:prstGeom>
                    <a:noFill/>
                    <a:ln>
                      <a:noFill/>
                    </a:ln>
                  </pic:spPr>
                </pic:pic>
              </a:graphicData>
            </a:graphic>
          </wp:inline>
        </w:drawing>
      </w:r>
    </w:p>
    <w:p w14:paraId="48D4F636" w14:textId="1533A506" w:rsidR="00922FD2" w:rsidRPr="00BA4500" w:rsidRDefault="00BA4500" w:rsidP="00BA4500">
      <w:pPr>
        <w:pStyle w:val="Caption"/>
        <w:jc w:val="center"/>
        <w:rPr>
          <w:rFonts w:ascii="Times New Roman" w:hAnsi="Times New Roman" w:cs="Times New Roman"/>
          <w:color w:val="auto"/>
          <w:sz w:val="24"/>
          <w:szCs w:val="24"/>
          <w:lang w:val="en-US"/>
        </w:rPr>
      </w:pPr>
      <w:bookmarkStart w:id="97" w:name="_Toc148010448"/>
      <w:r w:rsidRPr="00BA4500">
        <w:rPr>
          <w:rFonts w:ascii="Times New Roman" w:hAnsi="Times New Roman" w:cs="Times New Roman"/>
          <w:color w:val="auto"/>
          <w:sz w:val="24"/>
          <w:szCs w:val="24"/>
        </w:rPr>
        <w:t xml:space="preserve">Gambar 3. </w:t>
      </w:r>
      <w:r w:rsidRPr="00BA4500">
        <w:rPr>
          <w:rFonts w:ascii="Times New Roman" w:hAnsi="Times New Roman" w:cs="Times New Roman"/>
          <w:color w:val="auto"/>
          <w:sz w:val="24"/>
          <w:szCs w:val="24"/>
        </w:rPr>
        <w:fldChar w:fldCharType="begin"/>
      </w:r>
      <w:r w:rsidRPr="00BA4500">
        <w:rPr>
          <w:rFonts w:ascii="Times New Roman" w:hAnsi="Times New Roman" w:cs="Times New Roman"/>
          <w:color w:val="auto"/>
          <w:sz w:val="24"/>
          <w:szCs w:val="24"/>
        </w:rPr>
        <w:instrText xml:space="preserve"> SEQ Gambar_3. \* ARABIC </w:instrText>
      </w:r>
      <w:r w:rsidRPr="00BA4500">
        <w:rPr>
          <w:rFonts w:ascii="Times New Roman" w:hAnsi="Times New Roman" w:cs="Times New Roman"/>
          <w:color w:val="auto"/>
          <w:sz w:val="24"/>
          <w:szCs w:val="24"/>
        </w:rPr>
        <w:fldChar w:fldCharType="separate"/>
      </w:r>
      <w:r w:rsidR="00031003">
        <w:rPr>
          <w:rFonts w:ascii="Times New Roman" w:hAnsi="Times New Roman" w:cs="Times New Roman"/>
          <w:noProof/>
          <w:color w:val="auto"/>
          <w:sz w:val="24"/>
          <w:szCs w:val="24"/>
        </w:rPr>
        <w:t>5</w:t>
      </w:r>
      <w:r w:rsidRPr="00BA4500">
        <w:rPr>
          <w:rFonts w:ascii="Times New Roman" w:hAnsi="Times New Roman" w:cs="Times New Roman"/>
          <w:color w:val="auto"/>
          <w:sz w:val="24"/>
          <w:szCs w:val="24"/>
        </w:rPr>
        <w:fldChar w:fldCharType="end"/>
      </w:r>
      <w:r w:rsidRPr="00BA4500">
        <w:rPr>
          <w:rFonts w:ascii="Times New Roman" w:hAnsi="Times New Roman" w:cs="Times New Roman"/>
          <w:color w:val="auto"/>
          <w:sz w:val="24"/>
          <w:szCs w:val="24"/>
          <w:lang w:val="en-US"/>
        </w:rPr>
        <w:t xml:space="preserve"> Mouse</w:t>
      </w:r>
      <w:bookmarkEnd w:id="97"/>
    </w:p>
    <w:p w14:paraId="5BD0BD7F" w14:textId="4C13F11F" w:rsidR="00922FD2" w:rsidRDefault="00922FD2" w:rsidP="00922FD2">
      <w:pPr>
        <w:jc w:val="center"/>
        <w:rPr>
          <w:rFonts w:ascii="Times New Roman" w:hAnsi="Times New Roman"/>
          <w:sz w:val="24"/>
          <w:szCs w:val="24"/>
          <w:lang w:val="en-US"/>
        </w:rPr>
      </w:pPr>
      <w:r>
        <w:rPr>
          <w:noProof/>
        </w:rPr>
        <w:drawing>
          <wp:inline distT="0" distB="0" distL="0" distR="0" wp14:anchorId="0783CD53" wp14:editId="097CA52A">
            <wp:extent cx="1799590" cy="2276475"/>
            <wp:effectExtent l="0" t="0" r="0" b="9525"/>
            <wp:docPr id="2583015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0003" cy="2276997"/>
                    </a:xfrm>
                    <a:prstGeom prst="rect">
                      <a:avLst/>
                    </a:prstGeom>
                    <a:noFill/>
                    <a:ln>
                      <a:noFill/>
                    </a:ln>
                  </pic:spPr>
                </pic:pic>
              </a:graphicData>
            </a:graphic>
          </wp:inline>
        </w:drawing>
      </w:r>
    </w:p>
    <w:p w14:paraId="09A567CE" w14:textId="167D0E57" w:rsidR="00BA4500" w:rsidRPr="00BA4500" w:rsidRDefault="00BA4500" w:rsidP="00BA4500">
      <w:pPr>
        <w:pStyle w:val="Caption"/>
        <w:jc w:val="center"/>
        <w:rPr>
          <w:rFonts w:ascii="Times New Roman" w:hAnsi="Times New Roman" w:cs="Times New Roman"/>
          <w:color w:val="auto"/>
          <w:sz w:val="24"/>
          <w:szCs w:val="24"/>
          <w:lang w:val="en-US"/>
        </w:rPr>
      </w:pPr>
      <w:bookmarkStart w:id="98" w:name="_Toc148010449"/>
      <w:r w:rsidRPr="00BA4500">
        <w:rPr>
          <w:rFonts w:ascii="Times New Roman" w:hAnsi="Times New Roman" w:cs="Times New Roman"/>
          <w:color w:val="auto"/>
          <w:sz w:val="24"/>
          <w:szCs w:val="24"/>
        </w:rPr>
        <w:t xml:space="preserve">Gambar 3. </w:t>
      </w:r>
      <w:r w:rsidRPr="00BA4500">
        <w:rPr>
          <w:rFonts w:ascii="Times New Roman" w:hAnsi="Times New Roman" w:cs="Times New Roman"/>
          <w:color w:val="auto"/>
          <w:sz w:val="24"/>
          <w:szCs w:val="24"/>
        </w:rPr>
        <w:fldChar w:fldCharType="begin"/>
      </w:r>
      <w:r w:rsidRPr="00BA4500">
        <w:rPr>
          <w:rFonts w:ascii="Times New Roman" w:hAnsi="Times New Roman" w:cs="Times New Roman"/>
          <w:color w:val="auto"/>
          <w:sz w:val="24"/>
          <w:szCs w:val="24"/>
        </w:rPr>
        <w:instrText xml:space="preserve"> SEQ Gambar_3. \* ARABIC </w:instrText>
      </w:r>
      <w:r w:rsidRPr="00BA4500">
        <w:rPr>
          <w:rFonts w:ascii="Times New Roman" w:hAnsi="Times New Roman" w:cs="Times New Roman"/>
          <w:color w:val="auto"/>
          <w:sz w:val="24"/>
          <w:szCs w:val="24"/>
        </w:rPr>
        <w:fldChar w:fldCharType="separate"/>
      </w:r>
      <w:r w:rsidR="00031003">
        <w:rPr>
          <w:rFonts w:ascii="Times New Roman" w:hAnsi="Times New Roman" w:cs="Times New Roman"/>
          <w:noProof/>
          <w:color w:val="auto"/>
          <w:sz w:val="24"/>
          <w:szCs w:val="24"/>
        </w:rPr>
        <w:t>6</w:t>
      </w:r>
      <w:r w:rsidRPr="00BA4500">
        <w:rPr>
          <w:rFonts w:ascii="Times New Roman" w:hAnsi="Times New Roman" w:cs="Times New Roman"/>
          <w:color w:val="auto"/>
          <w:sz w:val="24"/>
          <w:szCs w:val="24"/>
        </w:rPr>
        <w:fldChar w:fldCharType="end"/>
      </w:r>
      <w:r w:rsidRPr="00BA4500">
        <w:rPr>
          <w:rFonts w:ascii="Times New Roman" w:hAnsi="Times New Roman" w:cs="Times New Roman"/>
          <w:color w:val="auto"/>
          <w:sz w:val="24"/>
          <w:szCs w:val="24"/>
          <w:lang w:val="en-US"/>
        </w:rPr>
        <w:t xml:space="preserve"> </w:t>
      </w:r>
      <w:proofErr w:type="spellStart"/>
      <w:r w:rsidRPr="00BA4500">
        <w:rPr>
          <w:rFonts w:ascii="Times New Roman" w:hAnsi="Times New Roman" w:cs="Times New Roman"/>
          <w:color w:val="auto"/>
          <w:sz w:val="24"/>
          <w:szCs w:val="24"/>
          <w:lang w:val="en-US"/>
        </w:rPr>
        <w:t>MousePad</w:t>
      </w:r>
      <w:bookmarkEnd w:id="98"/>
      <w:proofErr w:type="spellEnd"/>
    </w:p>
    <w:p w14:paraId="65E0C7ED" w14:textId="77777777" w:rsidR="00BF088F" w:rsidRDefault="0066089E" w:rsidP="00BF088F">
      <w:pPr>
        <w:jc w:val="center"/>
        <w:rPr>
          <w:rFonts w:ascii="Times New Roman" w:hAnsi="Times New Roman"/>
          <w:sz w:val="24"/>
          <w:szCs w:val="24"/>
          <w:lang w:val="en-US"/>
        </w:rPr>
      </w:pPr>
      <w:r>
        <w:rPr>
          <w:rFonts w:ascii="Times New Roman" w:eastAsia="Times New Roman" w:hAnsi="Times New Roman" w:cs="Times New Roman"/>
          <w:bCs/>
          <w:noProof/>
          <w:color w:val="000000"/>
          <w:sz w:val="24"/>
          <w:szCs w:val="24"/>
        </w:rPr>
        <w:drawing>
          <wp:inline distT="0" distB="0" distL="0" distR="0" wp14:anchorId="43AE8200" wp14:editId="18BE1890">
            <wp:extent cx="1851923" cy="21019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4837" cy="2116589"/>
                    </a:xfrm>
                    <a:prstGeom prst="rect">
                      <a:avLst/>
                    </a:prstGeom>
                  </pic:spPr>
                </pic:pic>
              </a:graphicData>
            </a:graphic>
          </wp:inline>
        </w:drawing>
      </w:r>
    </w:p>
    <w:p w14:paraId="00430C11" w14:textId="33ABE9F1" w:rsidR="00BF088F" w:rsidRPr="00BA4500" w:rsidRDefault="00BA4500" w:rsidP="00BA4500">
      <w:pPr>
        <w:pStyle w:val="Caption"/>
        <w:jc w:val="center"/>
        <w:rPr>
          <w:rFonts w:ascii="Times New Roman" w:hAnsi="Times New Roman" w:cs="Times New Roman"/>
          <w:sz w:val="24"/>
          <w:szCs w:val="24"/>
          <w:lang w:val="en-US"/>
        </w:rPr>
        <w:sectPr w:rsidR="00BF088F" w:rsidRPr="00BA4500" w:rsidSect="00A51896">
          <w:pgSz w:w="11906" w:h="16838"/>
          <w:pgMar w:top="2268" w:right="1701" w:bottom="1701" w:left="2268" w:header="708" w:footer="708" w:gutter="0"/>
          <w:pgNumType w:start="11"/>
          <w:cols w:space="720"/>
          <w:titlePg/>
        </w:sectPr>
      </w:pPr>
      <w:bookmarkStart w:id="99" w:name="_Toc148010450"/>
      <w:r w:rsidRPr="00BA4500">
        <w:rPr>
          <w:rFonts w:ascii="Times New Roman" w:hAnsi="Times New Roman" w:cs="Times New Roman"/>
          <w:color w:val="auto"/>
          <w:sz w:val="24"/>
          <w:szCs w:val="24"/>
        </w:rPr>
        <w:t xml:space="preserve">Gambar 3. </w:t>
      </w:r>
      <w:r w:rsidRPr="00BA4500">
        <w:rPr>
          <w:rFonts w:ascii="Times New Roman" w:hAnsi="Times New Roman" w:cs="Times New Roman"/>
          <w:color w:val="auto"/>
          <w:sz w:val="24"/>
          <w:szCs w:val="24"/>
        </w:rPr>
        <w:fldChar w:fldCharType="begin"/>
      </w:r>
      <w:r w:rsidRPr="00BA4500">
        <w:rPr>
          <w:rFonts w:ascii="Times New Roman" w:hAnsi="Times New Roman" w:cs="Times New Roman"/>
          <w:color w:val="auto"/>
          <w:sz w:val="24"/>
          <w:szCs w:val="24"/>
        </w:rPr>
        <w:instrText xml:space="preserve"> SEQ Gambar_3. \* ARABIC </w:instrText>
      </w:r>
      <w:r w:rsidRPr="00BA4500">
        <w:rPr>
          <w:rFonts w:ascii="Times New Roman" w:hAnsi="Times New Roman" w:cs="Times New Roman"/>
          <w:color w:val="auto"/>
          <w:sz w:val="24"/>
          <w:szCs w:val="24"/>
        </w:rPr>
        <w:fldChar w:fldCharType="separate"/>
      </w:r>
      <w:r w:rsidR="00031003">
        <w:rPr>
          <w:rFonts w:ascii="Times New Roman" w:hAnsi="Times New Roman" w:cs="Times New Roman"/>
          <w:noProof/>
          <w:color w:val="auto"/>
          <w:sz w:val="24"/>
          <w:szCs w:val="24"/>
        </w:rPr>
        <w:t>7</w:t>
      </w:r>
      <w:r w:rsidRPr="00BA4500">
        <w:rPr>
          <w:rFonts w:ascii="Times New Roman" w:hAnsi="Times New Roman" w:cs="Times New Roman"/>
          <w:color w:val="auto"/>
          <w:sz w:val="24"/>
          <w:szCs w:val="24"/>
        </w:rPr>
        <w:fldChar w:fldCharType="end"/>
      </w:r>
      <w:r w:rsidRPr="00BA4500">
        <w:rPr>
          <w:rFonts w:ascii="Times New Roman" w:hAnsi="Times New Roman" w:cs="Times New Roman"/>
          <w:color w:val="auto"/>
          <w:sz w:val="24"/>
          <w:szCs w:val="24"/>
          <w:lang w:val="en-US"/>
        </w:rPr>
        <w:t xml:space="preserve"> HTML</w:t>
      </w:r>
      <w:bookmarkEnd w:id="99"/>
      <w:r w:rsidR="0066089E" w:rsidRPr="00BA4500">
        <w:rPr>
          <w:rFonts w:ascii="Times New Roman" w:hAnsi="Times New Roman" w:cs="Times New Roman"/>
          <w:sz w:val="24"/>
          <w:szCs w:val="24"/>
          <w:lang w:val="en-US"/>
        </w:rPr>
        <w:br w:type="page"/>
      </w:r>
    </w:p>
    <w:p w14:paraId="6B09AAF1" w14:textId="0CDAAE89" w:rsidR="0066089E" w:rsidRDefault="0066089E" w:rsidP="0066089E">
      <w:pPr>
        <w:jc w:val="center"/>
        <w:rPr>
          <w:rFonts w:ascii="Times New Roman" w:hAnsi="Times New Roman"/>
          <w:sz w:val="24"/>
          <w:szCs w:val="24"/>
          <w:lang w:val="en-US"/>
        </w:rPr>
      </w:pPr>
      <w:r>
        <w:rPr>
          <w:rFonts w:ascii="Times New Roman" w:eastAsia="Times New Roman" w:hAnsi="Times New Roman" w:cs="Times New Roman"/>
          <w:b/>
          <w:noProof/>
          <w:color w:val="000000"/>
          <w:sz w:val="24"/>
          <w:szCs w:val="24"/>
        </w:rPr>
        <w:lastRenderedPageBreak/>
        <w:drawing>
          <wp:inline distT="0" distB="0" distL="0" distR="0" wp14:anchorId="3C6674C4" wp14:editId="419A697B">
            <wp:extent cx="1650670" cy="232744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57780" cy="2337471"/>
                    </a:xfrm>
                    <a:prstGeom prst="rect">
                      <a:avLst/>
                    </a:prstGeom>
                  </pic:spPr>
                </pic:pic>
              </a:graphicData>
            </a:graphic>
          </wp:inline>
        </w:drawing>
      </w:r>
    </w:p>
    <w:p w14:paraId="14E8D6A5" w14:textId="3E1DAA5D" w:rsidR="00BA4500" w:rsidRDefault="00BA4500" w:rsidP="00BA4500">
      <w:pPr>
        <w:pStyle w:val="Caption"/>
        <w:jc w:val="center"/>
        <w:rPr>
          <w:rFonts w:ascii="Times New Roman" w:hAnsi="Times New Roman" w:cs="Times New Roman"/>
          <w:i w:val="0"/>
          <w:iCs w:val="0"/>
          <w:color w:val="auto"/>
          <w:sz w:val="24"/>
          <w:szCs w:val="24"/>
          <w:lang w:val="en-US"/>
        </w:rPr>
      </w:pPr>
      <w:bookmarkStart w:id="100" w:name="_Toc148010451"/>
      <w:r w:rsidRPr="00BA4500">
        <w:rPr>
          <w:rFonts w:ascii="Times New Roman" w:hAnsi="Times New Roman" w:cs="Times New Roman"/>
          <w:i w:val="0"/>
          <w:iCs w:val="0"/>
          <w:color w:val="auto"/>
          <w:sz w:val="24"/>
          <w:szCs w:val="24"/>
        </w:rPr>
        <w:t xml:space="preserve">Gambar 3. </w:t>
      </w:r>
      <w:r w:rsidRPr="00BA4500">
        <w:rPr>
          <w:rFonts w:ascii="Times New Roman" w:hAnsi="Times New Roman" w:cs="Times New Roman"/>
          <w:i w:val="0"/>
          <w:iCs w:val="0"/>
          <w:color w:val="auto"/>
          <w:sz w:val="24"/>
          <w:szCs w:val="24"/>
        </w:rPr>
        <w:fldChar w:fldCharType="begin"/>
      </w:r>
      <w:r w:rsidRPr="00BA4500">
        <w:rPr>
          <w:rFonts w:ascii="Times New Roman" w:hAnsi="Times New Roman" w:cs="Times New Roman"/>
          <w:i w:val="0"/>
          <w:iCs w:val="0"/>
          <w:color w:val="auto"/>
          <w:sz w:val="24"/>
          <w:szCs w:val="24"/>
        </w:rPr>
        <w:instrText xml:space="preserve"> SEQ Gambar_3. \* ARABIC </w:instrText>
      </w:r>
      <w:r w:rsidRPr="00BA4500">
        <w:rPr>
          <w:rFonts w:ascii="Times New Roman" w:hAnsi="Times New Roman" w:cs="Times New Roman"/>
          <w:i w:val="0"/>
          <w:iCs w:val="0"/>
          <w:color w:val="auto"/>
          <w:sz w:val="24"/>
          <w:szCs w:val="24"/>
        </w:rPr>
        <w:fldChar w:fldCharType="separate"/>
      </w:r>
      <w:r w:rsidR="00031003">
        <w:rPr>
          <w:rFonts w:ascii="Times New Roman" w:hAnsi="Times New Roman" w:cs="Times New Roman"/>
          <w:i w:val="0"/>
          <w:iCs w:val="0"/>
          <w:noProof/>
          <w:color w:val="auto"/>
          <w:sz w:val="24"/>
          <w:szCs w:val="24"/>
        </w:rPr>
        <w:t>8</w:t>
      </w:r>
      <w:r w:rsidRPr="00BA4500">
        <w:rPr>
          <w:rFonts w:ascii="Times New Roman" w:hAnsi="Times New Roman" w:cs="Times New Roman"/>
          <w:i w:val="0"/>
          <w:iCs w:val="0"/>
          <w:color w:val="auto"/>
          <w:sz w:val="24"/>
          <w:szCs w:val="24"/>
        </w:rPr>
        <w:fldChar w:fldCharType="end"/>
      </w:r>
      <w:r w:rsidRPr="00BA4500">
        <w:rPr>
          <w:rFonts w:ascii="Times New Roman" w:hAnsi="Times New Roman" w:cs="Times New Roman"/>
          <w:i w:val="0"/>
          <w:iCs w:val="0"/>
          <w:color w:val="auto"/>
          <w:sz w:val="24"/>
          <w:szCs w:val="24"/>
          <w:lang w:val="en-US"/>
        </w:rPr>
        <w:t xml:space="preserve"> CSS</w:t>
      </w:r>
      <w:bookmarkEnd w:id="100"/>
    </w:p>
    <w:p w14:paraId="49755871" w14:textId="77777777" w:rsidR="00BA4500" w:rsidRPr="00BA4500" w:rsidRDefault="00BA4500" w:rsidP="00BA4500">
      <w:pPr>
        <w:rPr>
          <w:lang w:val="en-US"/>
        </w:rPr>
      </w:pPr>
    </w:p>
    <w:p w14:paraId="75CBF016" w14:textId="6742AE73" w:rsidR="0066089E" w:rsidRDefault="0066089E" w:rsidP="0066089E">
      <w:pPr>
        <w:jc w:val="center"/>
        <w:rPr>
          <w:rFonts w:ascii="Times New Roman" w:hAnsi="Times New Roman"/>
          <w:sz w:val="24"/>
          <w:szCs w:val="24"/>
          <w:lang w:val="en-US"/>
        </w:rPr>
      </w:pPr>
      <w:r>
        <w:rPr>
          <w:rFonts w:ascii="Times New Roman" w:eastAsia="Times New Roman" w:hAnsi="Times New Roman" w:cs="Times New Roman"/>
          <w:b/>
          <w:noProof/>
          <w:color w:val="000000"/>
          <w:sz w:val="24"/>
          <w:szCs w:val="24"/>
        </w:rPr>
        <w:drawing>
          <wp:inline distT="0" distB="0" distL="0" distR="0" wp14:anchorId="042B4FE4" wp14:editId="0CA496B4">
            <wp:extent cx="2054431" cy="1636918"/>
            <wp:effectExtent l="0" t="0" r="317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65394" cy="1645653"/>
                    </a:xfrm>
                    <a:prstGeom prst="rect">
                      <a:avLst/>
                    </a:prstGeom>
                  </pic:spPr>
                </pic:pic>
              </a:graphicData>
            </a:graphic>
          </wp:inline>
        </w:drawing>
      </w:r>
    </w:p>
    <w:p w14:paraId="1C163B74" w14:textId="20409161" w:rsidR="0066089E" w:rsidRPr="00BA4500" w:rsidRDefault="00BA4500" w:rsidP="00BA4500">
      <w:pPr>
        <w:pStyle w:val="Caption"/>
        <w:jc w:val="center"/>
        <w:rPr>
          <w:rFonts w:ascii="Times New Roman" w:hAnsi="Times New Roman" w:cs="Times New Roman"/>
          <w:i w:val="0"/>
          <w:iCs w:val="0"/>
          <w:color w:val="auto"/>
          <w:sz w:val="24"/>
          <w:szCs w:val="24"/>
          <w:lang w:val="en-US"/>
        </w:rPr>
      </w:pPr>
      <w:bookmarkStart w:id="101" w:name="_Toc148010452"/>
      <w:r w:rsidRPr="00BA4500">
        <w:rPr>
          <w:rFonts w:ascii="Times New Roman" w:hAnsi="Times New Roman" w:cs="Times New Roman"/>
          <w:i w:val="0"/>
          <w:iCs w:val="0"/>
          <w:color w:val="auto"/>
          <w:sz w:val="24"/>
          <w:szCs w:val="24"/>
        </w:rPr>
        <w:t xml:space="preserve">Gambar 3. </w:t>
      </w:r>
      <w:r w:rsidRPr="00BA4500">
        <w:rPr>
          <w:rFonts w:ascii="Times New Roman" w:hAnsi="Times New Roman" w:cs="Times New Roman"/>
          <w:i w:val="0"/>
          <w:iCs w:val="0"/>
          <w:color w:val="auto"/>
          <w:sz w:val="24"/>
          <w:szCs w:val="24"/>
        </w:rPr>
        <w:fldChar w:fldCharType="begin"/>
      </w:r>
      <w:r w:rsidRPr="00BA4500">
        <w:rPr>
          <w:rFonts w:ascii="Times New Roman" w:hAnsi="Times New Roman" w:cs="Times New Roman"/>
          <w:i w:val="0"/>
          <w:iCs w:val="0"/>
          <w:color w:val="auto"/>
          <w:sz w:val="24"/>
          <w:szCs w:val="24"/>
        </w:rPr>
        <w:instrText xml:space="preserve"> SEQ Gambar_3. \* ARABIC </w:instrText>
      </w:r>
      <w:r w:rsidRPr="00BA4500">
        <w:rPr>
          <w:rFonts w:ascii="Times New Roman" w:hAnsi="Times New Roman" w:cs="Times New Roman"/>
          <w:i w:val="0"/>
          <w:iCs w:val="0"/>
          <w:color w:val="auto"/>
          <w:sz w:val="24"/>
          <w:szCs w:val="24"/>
        </w:rPr>
        <w:fldChar w:fldCharType="separate"/>
      </w:r>
      <w:r w:rsidR="00031003">
        <w:rPr>
          <w:rFonts w:ascii="Times New Roman" w:hAnsi="Times New Roman" w:cs="Times New Roman"/>
          <w:i w:val="0"/>
          <w:iCs w:val="0"/>
          <w:noProof/>
          <w:color w:val="auto"/>
          <w:sz w:val="24"/>
          <w:szCs w:val="24"/>
        </w:rPr>
        <w:t>9</w:t>
      </w:r>
      <w:r w:rsidRPr="00BA4500">
        <w:rPr>
          <w:rFonts w:ascii="Times New Roman" w:hAnsi="Times New Roman" w:cs="Times New Roman"/>
          <w:i w:val="0"/>
          <w:iCs w:val="0"/>
          <w:color w:val="auto"/>
          <w:sz w:val="24"/>
          <w:szCs w:val="24"/>
        </w:rPr>
        <w:fldChar w:fldCharType="end"/>
      </w:r>
      <w:r w:rsidRPr="00BA4500">
        <w:rPr>
          <w:rFonts w:ascii="Times New Roman" w:hAnsi="Times New Roman" w:cs="Times New Roman"/>
          <w:i w:val="0"/>
          <w:iCs w:val="0"/>
          <w:color w:val="auto"/>
          <w:sz w:val="24"/>
          <w:szCs w:val="24"/>
          <w:lang w:val="en-US"/>
        </w:rPr>
        <w:t xml:space="preserve"> </w:t>
      </w:r>
      <w:proofErr w:type="spellStart"/>
      <w:r w:rsidRPr="00BA4500">
        <w:rPr>
          <w:rFonts w:ascii="Times New Roman" w:hAnsi="Times New Roman" w:cs="Times New Roman"/>
          <w:i w:val="0"/>
          <w:iCs w:val="0"/>
          <w:color w:val="auto"/>
          <w:sz w:val="24"/>
          <w:szCs w:val="24"/>
          <w:lang w:val="en-US"/>
        </w:rPr>
        <w:t>Booststrap</w:t>
      </w:r>
      <w:bookmarkEnd w:id="101"/>
      <w:proofErr w:type="spellEnd"/>
    </w:p>
    <w:p w14:paraId="165F0D0C" w14:textId="212FC07C" w:rsidR="0066089E" w:rsidRDefault="0066089E" w:rsidP="0066089E">
      <w:pPr>
        <w:jc w:val="center"/>
        <w:rPr>
          <w:rFonts w:ascii="Times New Roman" w:hAnsi="Times New Roman"/>
          <w:sz w:val="24"/>
          <w:szCs w:val="24"/>
          <w:lang w:val="en-US"/>
        </w:rPr>
      </w:pPr>
      <w:r>
        <w:rPr>
          <w:noProof/>
        </w:rPr>
        <w:drawing>
          <wp:inline distT="0" distB="0" distL="0" distR="0" wp14:anchorId="7146CDC6" wp14:editId="6198A072">
            <wp:extent cx="2055600" cy="2447890"/>
            <wp:effectExtent l="0" t="0" r="1905" b="0"/>
            <wp:docPr id="20560508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5600" cy="2447890"/>
                    </a:xfrm>
                    <a:prstGeom prst="rect">
                      <a:avLst/>
                    </a:prstGeom>
                    <a:noFill/>
                    <a:ln>
                      <a:noFill/>
                    </a:ln>
                  </pic:spPr>
                </pic:pic>
              </a:graphicData>
            </a:graphic>
          </wp:inline>
        </w:drawing>
      </w:r>
    </w:p>
    <w:p w14:paraId="261166CE" w14:textId="6067B671" w:rsidR="00BF088F" w:rsidRPr="00BA4500" w:rsidRDefault="00BA4500" w:rsidP="00BA4500">
      <w:pPr>
        <w:pStyle w:val="Caption"/>
        <w:jc w:val="center"/>
        <w:rPr>
          <w:rFonts w:ascii="Times New Roman" w:hAnsi="Times New Roman" w:cs="Times New Roman"/>
          <w:sz w:val="24"/>
          <w:szCs w:val="24"/>
          <w:lang w:val="en-US"/>
        </w:rPr>
        <w:sectPr w:rsidR="00BF088F" w:rsidRPr="00BA4500" w:rsidSect="00A51896">
          <w:pgSz w:w="11906" w:h="16838"/>
          <w:pgMar w:top="2268" w:right="1701" w:bottom="1701" w:left="2268" w:header="708" w:footer="708" w:gutter="0"/>
          <w:pgNumType w:start="13"/>
          <w:cols w:space="720"/>
          <w:titlePg/>
        </w:sectPr>
      </w:pPr>
      <w:bookmarkStart w:id="102" w:name="_Toc148010453"/>
      <w:r w:rsidRPr="00BA4500">
        <w:rPr>
          <w:rFonts w:ascii="Times New Roman" w:hAnsi="Times New Roman" w:cs="Times New Roman"/>
          <w:color w:val="auto"/>
          <w:sz w:val="24"/>
          <w:szCs w:val="24"/>
        </w:rPr>
        <w:t xml:space="preserve">Gambar 3. </w:t>
      </w:r>
      <w:r w:rsidRPr="00BA4500">
        <w:rPr>
          <w:rFonts w:ascii="Times New Roman" w:hAnsi="Times New Roman" w:cs="Times New Roman"/>
          <w:color w:val="auto"/>
          <w:sz w:val="24"/>
          <w:szCs w:val="24"/>
        </w:rPr>
        <w:fldChar w:fldCharType="begin"/>
      </w:r>
      <w:r w:rsidRPr="00BA4500">
        <w:rPr>
          <w:rFonts w:ascii="Times New Roman" w:hAnsi="Times New Roman" w:cs="Times New Roman"/>
          <w:color w:val="auto"/>
          <w:sz w:val="24"/>
          <w:szCs w:val="24"/>
        </w:rPr>
        <w:instrText xml:space="preserve"> SEQ Gambar_3. \* ARABIC </w:instrText>
      </w:r>
      <w:r w:rsidRPr="00BA4500">
        <w:rPr>
          <w:rFonts w:ascii="Times New Roman" w:hAnsi="Times New Roman" w:cs="Times New Roman"/>
          <w:color w:val="auto"/>
          <w:sz w:val="24"/>
          <w:szCs w:val="24"/>
        </w:rPr>
        <w:fldChar w:fldCharType="separate"/>
      </w:r>
      <w:r w:rsidR="00031003">
        <w:rPr>
          <w:rFonts w:ascii="Times New Roman" w:hAnsi="Times New Roman" w:cs="Times New Roman"/>
          <w:noProof/>
          <w:color w:val="auto"/>
          <w:sz w:val="24"/>
          <w:szCs w:val="24"/>
        </w:rPr>
        <w:t>10</w:t>
      </w:r>
      <w:r w:rsidRPr="00BA4500">
        <w:rPr>
          <w:rFonts w:ascii="Times New Roman" w:hAnsi="Times New Roman" w:cs="Times New Roman"/>
          <w:color w:val="auto"/>
          <w:sz w:val="24"/>
          <w:szCs w:val="24"/>
        </w:rPr>
        <w:fldChar w:fldCharType="end"/>
      </w:r>
      <w:r w:rsidRPr="00BA4500">
        <w:rPr>
          <w:rFonts w:ascii="Times New Roman" w:hAnsi="Times New Roman" w:cs="Times New Roman"/>
          <w:color w:val="auto"/>
          <w:sz w:val="24"/>
          <w:szCs w:val="24"/>
          <w:lang w:val="en-US"/>
        </w:rPr>
        <w:t xml:space="preserve"> </w:t>
      </w:r>
      <w:proofErr w:type="spellStart"/>
      <w:r w:rsidRPr="00BA4500">
        <w:rPr>
          <w:rFonts w:ascii="Times New Roman" w:hAnsi="Times New Roman" w:cs="Times New Roman"/>
          <w:color w:val="auto"/>
          <w:sz w:val="24"/>
          <w:szCs w:val="24"/>
          <w:lang w:val="en-US"/>
        </w:rPr>
        <w:t>Codeigniter</w:t>
      </w:r>
      <w:proofErr w:type="spellEnd"/>
      <w:r w:rsidRPr="00BA4500">
        <w:rPr>
          <w:rFonts w:ascii="Times New Roman" w:hAnsi="Times New Roman" w:cs="Times New Roman"/>
          <w:color w:val="auto"/>
          <w:sz w:val="24"/>
          <w:szCs w:val="24"/>
          <w:lang w:val="en-US"/>
        </w:rPr>
        <w:t xml:space="preserve"> 3</w:t>
      </w:r>
      <w:bookmarkEnd w:id="102"/>
      <w:r w:rsidR="0066089E" w:rsidRPr="00BA4500">
        <w:rPr>
          <w:rFonts w:ascii="Times New Roman" w:hAnsi="Times New Roman" w:cs="Times New Roman"/>
          <w:sz w:val="24"/>
          <w:szCs w:val="24"/>
          <w:lang w:val="en-US"/>
        </w:rPr>
        <w:br w:type="page"/>
      </w:r>
    </w:p>
    <w:p w14:paraId="30A6F274" w14:textId="3EB0B2B6" w:rsidR="0066089E" w:rsidRDefault="0066089E" w:rsidP="005042E5">
      <w:pPr>
        <w:tabs>
          <w:tab w:val="left" w:pos="5954"/>
        </w:tabs>
        <w:jc w:val="center"/>
        <w:rPr>
          <w:rFonts w:ascii="Times New Roman" w:hAnsi="Times New Roman"/>
          <w:sz w:val="24"/>
          <w:szCs w:val="24"/>
          <w:lang w:val="en-US"/>
        </w:rPr>
      </w:pPr>
      <w:r>
        <w:rPr>
          <w:noProof/>
        </w:rPr>
        <w:lastRenderedPageBreak/>
        <w:drawing>
          <wp:inline distT="0" distB="0" distL="0" distR="0" wp14:anchorId="789DBC8B" wp14:editId="2070F6B5">
            <wp:extent cx="2055600" cy="2071657"/>
            <wp:effectExtent l="0" t="0" r="1905" b="5080"/>
            <wp:docPr id="4105563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5600" cy="2071657"/>
                    </a:xfrm>
                    <a:prstGeom prst="rect">
                      <a:avLst/>
                    </a:prstGeom>
                    <a:noFill/>
                    <a:ln>
                      <a:noFill/>
                    </a:ln>
                  </pic:spPr>
                </pic:pic>
              </a:graphicData>
            </a:graphic>
          </wp:inline>
        </w:drawing>
      </w:r>
    </w:p>
    <w:p w14:paraId="566560BC" w14:textId="62014AB3" w:rsidR="005042E5" w:rsidRPr="00BA4500" w:rsidRDefault="00BA4500" w:rsidP="00BA4500">
      <w:pPr>
        <w:pStyle w:val="Caption"/>
        <w:jc w:val="center"/>
        <w:rPr>
          <w:rFonts w:ascii="Times New Roman" w:hAnsi="Times New Roman" w:cs="Times New Roman"/>
          <w:i w:val="0"/>
          <w:iCs w:val="0"/>
          <w:color w:val="auto"/>
          <w:sz w:val="24"/>
          <w:szCs w:val="24"/>
          <w:lang w:val="en-US"/>
        </w:rPr>
      </w:pPr>
      <w:bookmarkStart w:id="103" w:name="_Toc148010454"/>
      <w:r w:rsidRPr="00BA4500">
        <w:rPr>
          <w:rFonts w:ascii="Times New Roman" w:hAnsi="Times New Roman" w:cs="Times New Roman"/>
          <w:i w:val="0"/>
          <w:iCs w:val="0"/>
          <w:color w:val="auto"/>
          <w:sz w:val="24"/>
          <w:szCs w:val="24"/>
        </w:rPr>
        <w:t xml:space="preserve">Gambar 3. </w:t>
      </w:r>
      <w:r w:rsidRPr="00BA4500">
        <w:rPr>
          <w:rFonts w:ascii="Times New Roman" w:hAnsi="Times New Roman" w:cs="Times New Roman"/>
          <w:i w:val="0"/>
          <w:iCs w:val="0"/>
          <w:color w:val="auto"/>
          <w:sz w:val="24"/>
          <w:szCs w:val="24"/>
        </w:rPr>
        <w:fldChar w:fldCharType="begin"/>
      </w:r>
      <w:r w:rsidRPr="00BA4500">
        <w:rPr>
          <w:rFonts w:ascii="Times New Roman" w:hAnsi="Times New Roman" w:cs="Times New Roman"/>
          <w:i w:val="0"/>
          <w:iCs w:val="0"/>
          <w:color w:val="auto"/>
          <w:sz w:val="24"/>
          <w:szCs w:val="24"/>
        </w:rPr>
        <w:instrText xml:space="preserve"> SEQ Gambar_3. \* ARABIC </w:instrText>
      </w:r>
      <w:r w:rsidRPr="00BA4500">
        <w:rPr>
          <w:rFonts w:ascii="Times New Roman" w:hAnsi="Times New Roman" w:cs="Times New Roman"/>
          <w:i w:val="0"/>
          <w:iCs w:val="0"/>
          <w:color w:val="auto"/>
          <w:sz w:val="24"/>
          <w:szCs w:val="24"/>
        </w:rPr>
        <w:fldChar w:fldCharType="separate"/>
      </w:r>
      <w:r w:rsidR="00031003">
        <w:rPr>
          <w:rFonts w:ascii="Times New Roman" w:hAnsi="Times New Roman" w:cs="Times New Roman"/>
          <w:i w:val="0"/>
          <w:iCs w:val="0"/>
          <w:noProof/>
          <w:color w:val="auto"/>
          <w:sz w:val="24"/>
          <w:szCs w:val="24"/>
        </w:rPr>
        <w:t>11</w:t>
      </w:r>
      <w:r w:rsidRPr="00BA4500">
        <w:rPr>
          <w:rFonts w:ascii="Times New Roman" w:hAnsi="Times New Roman" w:cs="Times New Roman"/>
          <w:i w:val="0"/>
          <w:iCs w:val="0"/>
          <w:color w:val="auto"/>
          <w:sz w:val="24"/>
          <w:szCs w:val="24"/>
        </w:rPr>
        <w:fldChar w:fldCharType="end"/>
      </w:r>
      <w:r w:rsidRPr="00BA4500">
        <w:rPr>
          <w:rFonts w:ascii="Times New Roman" w:hAnsi="Times New Roman" w:cs="Times New Roman"/>
          <w:i w:val="0"/>
          <w:iCs w:val="0"/>
          <w:color w:val="auto"/>
          <w:sz w:val="24"/>
          <w:szCs w:val="24"/>
          <w:lang w:val="en-US"/>
        </w:rPr>
        <w:t xml:space="preserve"> XAMPP</w:t>
      </w:r>
      <w:bookmarkEnd w:id="103"/>
    </w:p>
    <w:p w14:paraId="5C362B51" w14:textId="2528B84A" w:rsidR="005042E5" w:rsidRDefault="005042E5" w:rsidP="0066089E">
      <w:pPr>
        <w:jc w:val="center"/>
        <w:rPr>
          <w:rFonts w:ascii="Times New Roman" w:hAnsi="Times New Roman"/>
          <w:sz w:val="24"/>
          <w:szCs w:val="24"/>
          <w:lang w:val="en-US"/>
        </w:rPr>
      </w:pPr>
      <w:r>
        <w:rPr>
          <w:rFonts w:ascii="Times New Roman" w:eastAsia="Times New Roman" w:hAnsi="Times New Roman" w:cs="Times New Roman"/>
          <w:b/>
          <w:noProof/>
          <w:color w:val="000000"/>
          <w:sz w:val="24"/>
          <w:szCs w:val="24"/>
        </w:rPr>
        <w:drawing>
          <wp:inline distT="0" distB="0" distL="0" distR="0" wp14:anchorId="2632BE02" wp14:editId="03B02560">
            <wp:extent cx="2719048" cy="136566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4">
                      <a:extLst>
                        <a:ext uri="{28A0092B-C50C-407E-A947-70E740481C1C}">
                          <a14:useLocalDpi xmlns:a14="http://schemas.microsoft.com/office/drawing/2010/main" val="0"/>
                        </a:ext>
                      </a:extLst>
                    </a:blip>
                    <a:srcRect t="24894" b="24880"/>
                    <a:stretch/>
                  </pic:blipFill>
                  <pic:spPr bwMode="auto">
                    <a:xfrm>
                      <a:off x="0" y="0"/>
                      <a:ext cx="2724139" cy="1368219"/>
                    </a:xfrm>
                    <a:prstGeom prst="rect">
                      <a:avLst/>
                    </a:prstGeom>
                    <a:ln>
                      <a:noFill/>
                    </a:ln>
                    <a:extLst>
                      <a:ext uri="{53640926-AAD7-44D8-BBD7-CCE9431645EC}">
                        <a14:shadowObscured xmlns:a14="http://schemas.microsoft.com/office/drawing/2010/main"/>
                      </a:ext>
                    </a:extLst>
                  </pic:spPr>
                </pic:pic>
              </a:graphicData>
            </a:graphic>
          </wp:inline>
        </w:drawing>
      </w:r>
    </w:p>
    <w:p w14:paraId="41DD380F" w14:textId="579632B6" w:rsidR="005042E5" w:rsidRPr="00BA4500" w:rsidRDefault="00BA4500" w:rsidP="00BA4500">
      <w:pPr>
        <w:pStyle w:val="Caption"/>
        <w:jc w:val="center"/>
        <w:rPr>
          <w:rFonts w:ascii="Times New Roman" w:hAnsi="Times New Roman" w:cs="Times New Roman"/>
          <w:color w:val="auto"/>
          <w:sz w:val="24"/>
          <w:szCs w:val="24"/>
          <w:lang w:val="en-US"/>
        </w:rPr>
      </w:pPr>
      <w:bookmarkStart w:id="104" w:name="_Toc148010455"/>
      <w:r w:rsidRPr="00BA4500">
        <w:rPr>
          <w:rFonts w:ascii="Times New Roman" w:hAnsi="Times New Roman" w:cs="Times New Roman"/>
          <w:color w:val="auto"/>
          <w:sz w:val="24"/>
          <w:szCs w:val="24"/>
        </w:rPr>
        <w:t xml:space="preserve">Gambar 3. </w:t>
      </w:r>
      <w:r w:rsidRPr="00BA4500">
        <w:rPr>
          <w:rFonts w:ascii="Times New Roman" w:hAnsi="Times New Roman" w:cs="Times New Roman"/>
          <w:color w:val="auto"/>
          <w:sz w:val="24"/>
          <w:szCs w:val="24"/>
        </w:rPr>
        <w:fldChar w:fldCharType="begin"/>
      </w:r>
      <w:r w:rsidRPr="00BA4500">
        <w:rPr>
          <w:rFonts w:ascii="Times New Roman" w:hAnsi="Times New Roman" w:cs="Times New Roman"/>
          <w:color w:val="auto"/>
          <w:sz w:val="24"/>
          <w:szCs w:val="24"/>
        </w:rPr>
        <w:instrText xml:space="preserve"> SEQ Gambar_3. \* ARABIC </w:instrText>
      </w:r>
      <w:r w:rsidRPr="00BA4500">
        <w:rPr>
          <w:rFonts w:ascii="Times New Roman" w:hAnsi="Times New Roman" w:cs="Times New Roman"/>
          <w:color w:val="auto"/>
          <w:sz w:val="24"/>
          <w:szCs w:val="24"/>
        </w:rPr>
        <w:fldChar w:fldCharType="separate"/>
      </w:r>
      <w:r w:rsidR="00031003">
        <w:rPr>
          <w:rFonts w:ascii="Times New Roman" w:hAnsi="Times New Roman" w:cs="Times New Roman"/>
          <w:noProof/>
          <w:color w:val="auto"/>
          <w:sz w:val="24"/>
          <w:szCs w:val="24"/>
        </w:rPr>
        <w:t>12</w:t>
      </w:r>
      <w:r w:rsidRPr="00BA4500">
        <w:rPr>
          <w:rFonts w:ascii="Times New Roman" w:hAnsi="Times New Roman" w:cs="Times New Roman"/>
          <w:color w:val="auto"/>
          <w:sz w:val="24"/>
          <w:szCs w:val="24"/>
        </w:rPr>
        <w:fldChar w:fldCharType="end"/>
      </w:r>
      <w:r w:rsidRPr="00BA4500">
        <w:rPr>
          <w:rFonts w:ascii="Times New Roman" w:hAnsi="Times New Roman" w:cs="Times New Roman"/>
          <w:color w:val="auto"/>
          <w:sz w:val="24"/>
          <w:szCs w:val="24"/>
          <w:lang w:val="en-US"/>
        </w:rPr>
        <w:t xml:space="preserve"> PHP</w:t>
      </w:r>
      <w:bookmarkEnd w:id="104"/>
    </w:p>
    <w:p w14:paraId="07FB57C5" w14:textId="77777777" w:rsidR="0066089E" w:rsidRDefault="0066089E" w:rsidP="0066089E">
      <w:pPr>
        <w:jc w:val="center"/>
        <w:rPr>
          <w:rFonts w:ascii="Times New Roman" w:hAnsi="Times New Roman"/>
          <w:sz w:val="24"/>
          <w:szCs w:val="24"/>
          <w:lang w:val="en-US"/>
        </w:rPr>
      </w:pPr>
    </w:p>
    <w:p w14:paraId="0DF415B4" w14:textId="23CCDE0B" w:rsidR="0066089E" w:rsidRDefault="0066089E" w:rsidP="0066089E">
      <w:pPr>
        <w:spacing w:after="0" w:line="360" w:lineRule="auto"/>
        <w:jc w:val="center"/>
        <w:rPr>
          <w:rFonts w:ascii="Times New Roman" w:hAnsi="Times New Roman"/>
          <w:sz w:val="24"/>
          <w:szCs w:val="24"/>
          <w:lang w:val="en-US"/>
        </w:rPr>
      </w:pPr>
      <w:r>
        <w:rPr>
          <w:rFonts w:ascii="Times New Roman" w:eastAsia="Times New Roman" w:hAnsi="Times New Roman" w:cs="Times New Roman"/>
          <w:b/>
          <w:noProof/>
          <w:color w:val="000000"/>
          <w:sz w:val="24"/>
          <w:szCs w:val="24"/>
        </w:rPr>
        <w:drawing>
          <wp:inline distT="0" distB="0" distL="0" distR="0" wp14:anchorId="056F1C66" wp14:editId="12A124B6">
            <wp:extent cx="3206338" cy="178677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12382" cy="1790143"/>
                    </a:xfrm>
                    <a:prstGeom prst="rect">
                      <a:avLst/>
                    </a:prstGeom>
                  </pic:spPr>
                </pic:pic>
              </a:graphicData>
            </a:graphic>
          </wp:inline>
        </w:drawing>
      </w:r>
    </w:p>
    <w:p w14:paraId="68C8EC58" w14:textId="3BA4F5C6" w:rsidR="0066089E" w:rsidRPr="00BA4500" w:rsidRDefault="00BA4500" w:rsidP="00BA4500">
      <w:pPr>
        <w:pStyle w:val="Caption"/>
        <w:jc w:val="center"/>
        <w:rPr>
          <w:rFonts w:ascii="Times New Roman" w:hAnsi="Times New Roman" w:cs="Times New Roman"/>
          <w:i w:val="0"/>
          <w:iCs w:val="0"/>
          <w:sz w:val="24"/>
          <w:szCs w:val="24"/>
          <w:lang w:val="en-US"/>
        </w:rPr>
      </w:pPr>
      <w:bookmarkStart w:id="105" w:name="_Toc148010456"/>
      <w:r w:rsidRPr="00BA4500">
        <w:rPr>
          <w:rFonts w:ascii="Times New Roman" w:hAnsi="Times New Roman" w:cs="Times New Roman"/>
          <w:i w:val="0"/>
          <w:iCs w:val="0"/>
          <w:color w:val="auto"/>
          <w:sz w:val="24"/>
          <w:szCs w:val="24"/>
        </w:rPr>
        <w:t xml:space="preserve">Gambar 3. </w:t>
      </w:r>
      <w:r w:rsidRPr="00BA4500">
        <w:rPr>
          <w:rFonts w:ascii="Times New Roman" w:hAnsi="Times New Roman" w:cs="Times New Roman"/>
          <w:i w:val="0"/>
          <w:iCs w:val="0"/>
          <w:color w:val="auto"/>
          <w:sz w:val="24"/>
          <w:szCs w:val="24"/>
        </w:rPr>
        <w:fldChar w:fldCharType="begin"/>
      </w:r>
      <w:r w:rsidRPr="00BA4500">
        <w:rPr>
          <w:rFonts w:ascii="Times New Roman" w:hAnsi="Times New Roman" w:cs="Times New Roman"/>
          <w:i w:val="0"/>
          <w:iCs w:val="0"/>
          <w:color w:val="auto"/>
          <w:sz w:val="24"/>
          <w:szCs w:val="24"/>
        </w:rPr>
        <w:instrText xml:space="preserve"> SEQ Gambar_3. \* ARABIC </w:instrText>
      </w:r>
      <w:r w:rsidRPr="00BA4500">
        <w:rPr>
          <w:rFonts w:ascii="Times New Roman" w:hAnsi="Times New Roman" w:cs="Times New Roman"/>
          <w:i w:val="0"/>
          <w:iCs w:val="0"/>
          <w:color w:val="auto"/>
          <w:sz w:val="24"/>
          <w:szCs w:val="24"/>
        </w:rPr>
        <w:fldChar w:fldCharType="separate"/>
      </w:r>
      <w:r w:rsidR="00031003">
        <w:rPr>
          <w:rFonts w:ascii="Times New Roman" w:hAnsi="Times New Roman" w:cs="Times New Roman"/>
          <w:i w:val="0"/>
          <w:iCs w:val="0"/>
          <w:noProof/>
          <w:color w:val="auto"/>
          <w:sz w:val="24"/>
          <w:szCs w:val="24"/>
        </w:rPr>
        <w:t>13</w:t>
      </w:r>
      <w:r w:rsidRPr="00BA4500">
        <w:rPr>
          <w:rFonts w:ascii="Times New Roman" w:hAnsi="Times New Roman" w:cs="Times New Roman"/>
          <w:i w:val="0"/>
          <w:iCs w:val="0"/>
          <w:color w:val="auto"/>
          <w:sz w:val="24"/>
          <w:szCs w:val="24"/>
        </w:rPr>
        <w:fldChar w:fldCharType="end"/>
      </w:r>
      <w:r w:rsidRPr="00BA4500">
        <w:rPr>
          <w:rFonts w:ascii="Times New Roman" w:hAnsi="Times New Roman" w:cs="Times New Roman"/>
          <w:i w:val="0"/>
          <w:iCs w:val="0"/>
          <w:color w:val="auto"/>
          <w:sz w:val="24"/>
          <w:szCs w:val="24"/>
          <w:lang w:val="en-US"/>
        </w:rPr>
        <w:t xml:space="preserve"> PhpMyAdmin</w:t>
      </w:r>
      <w:bookmarkEnd w:id="105"/>
      <w:r w:rsidR="004018F6" w:rsidRPr="00BA4500">
        <w:rPr>
          <w:rFonts w:ascii="Times New Roman" w:hAnsi="Times New Roman" w:cs="Times New Roman"/>
          <w:i w:val="0"/>
          <w:iCs w:val="0"/>
          <w:sz w:val="24"/>
          <w:szCs w:val="24"/>
          <w:lang w:val="en-US"/>
        </w:rPr>
        <w:br w:type="page"/>
      </w:r>
    </w:p>
    <w:p w14:paraId="1F0E6CC2" w14:textId="77777777" w:rsidR="00BF088F" w:rsidRDefault="00BF088F" w:rsidP="004018F6">
      <w:pPr>
        <w:pStyle w:val="Heading3"/>
        <w:spacing w:before="0" w:line="360" w:lineRule="auto"/>
        <w:rPr>
          <w:rFonts w:ascii="Times New Roman" w:hAnsi="Times New Roman" w:cs="Times New Roman"/>
          <w:b/>
          <w:bCs/>
          <w:color w:val="auto"/>
          <w:lang w:val="en-US"/>
        </w:rPr>
        <w:sectPr w:rsidR="00BF088F" w:rsidSect="00A51896">
          <w:pgSz w:w="11906" w:h="16838"/>
          <w:pgMar w:top="2268" w:right="1701" w:bottom="1701" w:left="2268" w:header="708" w:footer="708" w:gutter="0"/>
          <w:pgNumType w:start="14"/>
          <w:cols w:space="720"/>
          <w:titlePg/>
        </w:sectPr>
      </w:pPr>
      <w:bookmarkStart w:id="106" w:name="_Toc147990117"/>
    </w:p>
    <w:p w14:paraId="04614AA9" w14:textId="70A98E4E" w:rsidR="00DD72DF" w:rsidRDefault="00DD72DF" w:rsidP="004018F6">
      <w:pPr>
        <w:pStyle w:val="Heading3"/>
        <w:spacing w:before="0" w:line="360" w:lineRule="auto"/>
        <w:rPr>
          <w:rFonts w:ascii="Times New Roman" w:hAnsi="Times New Roman" w:cs="Times New Roman"/>
          <w:b/>
          <w:bCs/>
          <w:color w:val="auto"/>
          <w:lang w:val="en-US"/>
        </w:rPr>
      </w:pPr>
      <w:bookmarkStart w:id="107" w:name="_Toc148013449"/>
      <w:bookmarkStart w:id="108" w:name="_Toc148013551"/>
      <w:r w:rsidRPr="00DD72DF">
        <w:rPr>
          <w:rFonts w:ascii="Times New Roman" w:hAnsi="Times New Roman" w:cs="Times New Roman"/>
          <w:b/>
          <w:bCs/>
          <w:color w:val="auto"/>
          <w:lang w:val="en-US"/>
        </w:rPr>
        <w:lastRenderedPageBreak/>
        <w:t xml:space="preserve">Langkah </w:t>
      </w:r>
      <w:proofErr w:type="spellStart"/>
      <w:r w:rsidRPr="00DD72DF">
        <w:rPr>
          <w:rFonts w:ascii="Times New Roman" w:hAnsi="Times New Roman" w:cs="Times New Roman"/>
          <w:b/>
          <w:bCs/>
          <w:color w:val="auto"/>
          <w:lang w:val="en-US"/>
        </w:rPr>
        <w:t>Kerja</w:t>
      </w:r>
      <w:bookmarkEnd w:id="106"/>
      <w:bookmarkEnd w:id="107"/>
      <w:bookmarkEnd w:id="108"/>
      <w:proofErr w:type="spellEnd"/>
    </w:p>
    <w:p w14:paraId="4AD7BD55" w14:textId="30266258" w:rsidR="004018F6" w:rsidRPr="004018F6" w:rsidRDefault="004018F6" w:rsidP="00B24FFD">
      <w:pPr>
        <w:pStyle w:val="ListParagraph"/>
        <w:numPr>
          <w:ilvl w:val="0"/>
          <w:numId w:val="10"/>
        </w:numPr>
        <w:spacing w:after="0" w:line="360" w:lineRule="auto"/>
        <w:ind w:left="284" w:hanging="284"/>
        <w:rPr>
          <w:lang w:val="en-US"/>
        </w:rPr>
      </w:pP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Flowchart</w:t>
      </w:r>
    </w:p>
    <w:p w14:paraId="110449F0" w14:textId="3D3B1115" w:rsidR="004018F6" w:rsidRDefault="000F3428" w:rsidP="004018F6">
      <w:pPr>
        <w:pStyle w:val="ListParagraph"/>
        <w:ind w:left="284"/>
        <w:rPr>
          <w:lang w:val="en-US"/>
        </w:rPr>
      </w:pPr>
      <w:r>
        <w:rPr>
          <w:noProof/>
        </w:rPr>
        <w:drawing>
          <wp:inline distT="0" distB="0" distL="0" distR="0" wp14:anchorId="128A06F6" wp14:editId="16F9B3C8">
            <wp:extent cx="4716000" cy="3859788"/>
            <wp:effectExtent l="0" t="0" r="8890" b="7620"/>
            <wp:docPr id="10237616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16000" cy="3859788"/>
                    </a:xfrm>
                    <a:prstGeom prst="rect">
                      <a:avLst/>
                    </a:prstGeom>
                    <a:noFill/>
                    <a:ln>
                      <a:noFill/>
                    </a:ln>
                  </pic:spPr>
                </pic:pic>
              </a:graphicData>
            </a:graphic>
          </wp:inline>
        </w:drawing>
      </w:r>
    </w:p>
    <w:p w14:paraId="7BC98C41" w14:textId="339B1FB2" w:rsidR="00031003" w:rsidRPr="00031003" w:rsidRDefault="00031003" w:rsidP="00031003">
      <w:pPr>
        <w:pStyle w:val="Caption"/>
        <w:jc w:val="center"/>
        <w:rPr>
          <w:rFonts w:ascii="Times New Roman" w:hAnsi="Times New Roman" w:cs="Times New Roman"/>
          <w:color w:val="auto"/>
          <w:sz w:val="24"/>
          <w:szCs w:val="24"/>
          <w:lang w:val="en-US"/>
        </w:rPr>
      </w:pPr>
      <w:bookmarkStart w:id="109" w:name="_Toc148010457"/>
      <w:r w:rsidRPr="00031003">
        <w:rPr>
          <w:rFonts w:ascii="Times New Roman" w:hAnsi="Times New Roman" w:cs="Times New Roman"/>
          <w:color w:val="auto"/>
          <w:sz w:val="24"/>
          <w:szCs w:val="24"/>
        </w:rPr>
        <w:t xml:space="preserve">Gambar 3. </w:t>
      </w:r>
      <w:r w:rsidRPr="00031003">
        <w:rPr>
          <w:rFonts w:ascii="Times New Roman" w:hAnsi="Times New Roman" w:cs="Times New Roman"/>
          <w:color w:val="auto"/>
          <w:sz w:val="24"/>
          <w:szCs w:val="24"/>
        </w:rPr>
        <w:fldChar w:fldCharType="begin"/>
      </w:r>
      <w:r w:rsidRPr="00031003">
        <w:rPr>
          <w:rFonts w:ascii="Times New Roman" w:hAnsi="Times New Roman" w:cs="Times New Roman"/>
          <w:color w:val="auto"/>
          <w:sz w:val="24"/>
          <w:szCs w:val="24"/>
        </w:rPr>
        <w:instrText xml:space="preserve"> SEQ Gambar_3. \* ARABIC </w:instrText>
      </w:r>
      <w:r w:rsidRPr="00031003">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14</w:t>
      </w:r>
      <w:r w:rsidRPr="00031003">
        <w:rPr>
          <w:rFonts w:ascii="Times New Roman" w:hAnsi="Times New Roman" w:cs="Times New Roman"/>
          <w:color w:val="auto"/>
          <w:sz w:val="24"/>
          <w:szCs w:val="24"/>
        </w:rPr>
        <w:fldChar w:fldCharType="end"/>
      </w:r>
      <w:r w:rsidRPr="00031003">
        <w:rPr>
          <w:rFonts w:ascii="Times New Roman" w:hAnsi="Times New Roman" w:cs="Times New Roman"/>
          <w:color w:val="auto"/>
          <w:sz w:val="24"/>
          <w:szCs w:val="24"/>
          <w:lang w:val="en-US"/>
        </w:rPr>
        <w:t xml:space="preserve"> Flowchart</w:t>
      </w:r>
      <w:bookmarkEnd w:id="109"/>
    </w:p>
    <w:p w14:paraId="44F60B8E" w14:textId="04D06C4F" w:rsidR="004018F6" w:rsidRPr="008B223D" w:rsidRDefault="004018F6" w:rsidP="00B24FFD">
      <w:pPr>
        <w:pStyle w:val="ListParagraph"/>
        <w:numPr>
          <w:ilvl w:val="0"/>
          <w:numId w:val="10"/>
        </w:numPr>
        <w:spacing w:line="360" w:lineRule="auto"/>
        <w:ind w:left="284" w:hanging="284"/>
        <w:rPr>
          <w:lang w:val="en-US"/>
        </w:rPr>
      </w:pP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Database</w:t>
      </w:r>
    </w:p>
    <w:p w14:paraId="363EF03E" w14:textId="30500D81" w:rsidR="008B223D" w:rsidRDefault="008B223D" w:rsidP="008B223D">
      <w:pPr>
        <w:pStyle w:val="ListParagraph"/>
        <w:spacing w:after="0" w:line="360" w:lineRule="auto"/>
        <w:ind w:left="284"/>
        <w:rPr>
          <w:lang w:val="en-US"/>
        </w:rPr>
      </w:pPr>
      <w:r>
        <w:rPr>
          <w:noProof/>
        </w:rPr>
        <w:drawing>
          <wp:inline distT="0" distB="0" distL="0" distR="0" wp14:anchorId="0A22E9A7" wp14:editId="786A72B2">
            <wp:extent cx="4991100" cy="2690804"/>
            <wp:effectExtent l="0" t="0" r="0" b="0"/>
            <wp:docPr id="16488976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5607" cy="2752537"/>
                    </a:xfrm>
                    <a:prstGeom prst="rect">
                      <a:avLst/>
                    </a:prstGeom>
                    <a:noFill/>
                    <a:ln>
                      <a:noFill/>
                    </a:ln>
                  </pic:spPr>
                </pic:pic>
              </a:graphicData>
            </a:graphic>
          </wp:inline>
        </w:drawing>
      </w:r>
    </w:p>
    <w:p w14:paraId="7140F1A3" w14:textId="34B384F7" w:rsidR="00031003" w:rsidRDefault="00031003" w:rsidP="00031003">
      <w:pPr>
        <w:pStyle w:val="Caption"/>
        <w:jc w:val="center"/>
        <w:rPr>
          <w:rFonts w:ascii="Times New Roman" w:hAnsi="Times New Roman" w:cs="Times New Roman"/>
          <w:i w:val="0"/>
          <w:iCs w:val="0"/>
          <w:color w:val="auto"/>
          <w:sz w:val="24"/>
          <w:szCs w:val="24"/>
          <w:lang w:val="en-US"/>
        </w:rPr>
        <w:sectPr w:rsidR="00031003" w:rsidSect="00A51896">
          <w:pgSz w:w="11906" w:h="16838"/>
          <w:pgMar w:top="2268" w:right="1701" w:bottom="1701" w:left="2268" w:header="708" w:footer="708" w:gutter="0"/>
          <w:pgNumType w:start="15"/>
          <w:cols w:space="720"/>
          <w:titlePg/>
        </w:sectPr>
      </w:pPr>
      <w:bookmarkStart w:id="110" w:name="_Toc148010458"/>
      <w:r w:rsidRPr="00031003">
        <w:rPr>
          <w:rFonts w:ascii="Times New Roman" w:hAnsi="Times New Roman" w:cs="Times New Roman"/>
          <w:i w:val="0"/>
          <w:iCs w:val="0"/>
          <w:color w:val="auto"/>
          <w:sz w:val="24"/>
          <w:szCs w:val="24"/>
        </w:rPr>
        <w:t xml:space="preserve">Gambar 3. </w:t>
      </w:r>
      <w:r w:rsidRPr="00031003">
        <w:rPr>
          <w:rFonts w:ascii="Times New Roman" w:hAnsi="Times New Roman" w:cs="Times New Roman"/>
          <w:i w:val="0"/>
          <w:iCs w:val="0"/>
          <w:color w:val="auto"/>
          <w:sz w:val="24"/>
          <w:szCs w:val="24"/>
        </w:rPr>
        <w:fldChar w:fldCharType="begin"/>
      </w:r>
      <w:r w:rsidRPr="00031003">
        <w:rPr>
          <w:rFonts w:ascii="Times New Roman" w:hAnsi="Times New Roman" w:cs="Times New Roman"/>
          <w:i w:val="0"/>
          <w:iCs w:val="0"/>
          <w:color w:val="auto"/>
          <w:sz w:val="24"/>
          <w:szCs w:val="24"/>
        </w:rPr>
        <w:instrText xml:space="preserve"> SEQ Gambar_3. \* ARABIC </w:instrText>
      </w:r>
      <w:r w:rsidRPr="0003100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15</w:t>
      </w:r>
      <w:r w:rsidRPr="00031003">
        <w:rPr>
          <w:rFonts w:ascii="Times New Roman" w:hAnsi="Times New Roman" w:cs="Times New Roman"/>
          <w:i w:val="0"/>
          <w:iCs w:val="0"/>
          <w:color w:val="auto"/>
          <w:sz w:val="24"/>
          <w:szCs w:val="24"/>
        </w:rPr>
        <w:fldChar w:fldCharType="end"/>
      </w:r>
      <w:r w:rsidRPr="00031003">
        <w:rPr>
          <w:rFonts w:ascii="Times New Roman" w:hAnsi="Times New Roman" w:cs="Times New Roman"/>
          <w:i w:val="0"/>
          <w:iCs w:val="0"/>
          <w:color w:val="auto"/>
          <w:sz w:val="24"/>
          <w:szCs w:val="24"/>
          <w:lang w:val="en-US"/>
        </w:rPr>
        <w:t xml:space="preserve"> Databas</w:t>
      </w:r>
      <w:r>
        <w:rPr>
          <w:rFonts w:ascii="Times New Roman" w:hAnsi="Times New Roman" w:cs="Times New Roman"/>
          <w:i w:val="0"/>
          <w:iCs w:val="0"/>
          <w:color w:val="auto"/>
          <w:sz w:val="24"/>
          <w:szCs w:val="24"/>
          <w:lang w:val="en-US"/>
        </w:rPr>
        <w:t>e</w:t>
      </w:r>
      <w:bookmarkEnd w:id="110"/>
    </w:p>
    <w:p w14:paraId="17627C69" w14:textId="77777777" w:rsidR="00BA4500" w:rsidRPr="00031003" w:rsidRDefault="00BA4500" w:rsidP="00031003">
      <w:pPr>
        <w:spacing w:after="0" w:line="360" w:lineRule="auto"/>
        <w:rPr>
          <w:lang w:val="en-US"/>
        </w:rPr>
      </w:pPr>
    </w:p>
    <w:p w14:paraId="6DB80F32" w14:textId="689C8592" w:rsidR="008B223D" w:rsidRPr="008B223D" w:rsidRDefault="008B223D" w:rsidP="00B24FFD">
      <w:pPr>
        <w:pStyle w:val="ListParagraph"/>
        <w:numPr>
          <w:ilvl w:val="0"/>
          <w:numId w:val="10"/>
        </w:numPr>
        <w:spacing w:after="0" w:line="360" w:lineRule="auto"/>
        <w:ind w:left="284" w:hanging="284"/>
        <w:rPr>
          <w:lang w:val="en-US"/>
        </w:rPr>
      </w:pP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Syntax Login</w:t>
      </w:r>
    </w:p>
    <w:p w14:paraId="1029271B" w14:textId="57C76F8A" w:rsidR="008B223D" w:rsidRDefault="008B223D" w:rsidP="008B223D">
      <w:pPr>
        <w:pStyle w:val="ListParagraph"/>
        <w:ind w:left="284"/>
        <w:rPr>
          <w:lang w:val="en-US"/>
        </w:rPr>
      </w:pPr>
      <w:r>
        <w:rPr>
          <w:noProof/>
        </w:rPr>
        <w:drawing>
          <wp:inline distT="0" distB="0" distL="0" distR="0" wp14:anchorId="5CE5FF8D" wp14:editId="4B96CCDB">
            <wp:extent cx="5039995" cy="4179570"/>
            <wp:effectExtent l="0" t="0" r="8255" b="0"/>
            <wp:docPr id="4300897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4179570"/>
                    </a:xfrm>
                    <a:prstGeom prst="rect">
                      <a:avLst/>
                    </a:prstGeom>
                    <a:noFill/>
                    <a:ln>
                      <a:noFill/>
                    </a:ln>
                  </pic:spPr>
                </pic:pic>
              </a:graphicData>
            </a:graphic>
          </wp:inline>
        </w:drawing>
      </w:r>
    </w:p>
    <w:p w14:paraId="1730766E" w14:textId="0FCE2379" w:rsidR="008B223D" w:rsidRPr="00031003" w:rsidRDefault="00031003" w:rsidP="00031003">
      <w:pPr>
        <w:pStyle w:val="Caption"/>
        <w:jc w:val="center"/>
        <w:rPr>
          <w:rFonts w:ascii="Times New Roman" w:hAnsi="Times New Roman" w:cs="Times New Roman"/>
          <w:i w:val="0"/>
          <w:iCs w:val="0"/>
          <w:color w:val="auto"/>
          <w:sz w:val="24"/>
          <w:szCs w:val="24"/>
          <w:lang w:val="en-US"/>
        </w:rPr>
      </w:pPr>
      <w:bookmarkStart w:id="111" w:name="_Toc148010459"/>
      <w:r w:rsidRPr="00031003">
        <w:rPr>
          <w:rFonts w:ascii="Times New Roman" w:hAnsi="Times New Roman" w:cs="Times New Roman"/>
          <w:i w:val="0"/>
          <w:iCs w:val="0"/>
          <w:color w:val="auto"/>
          <w:sz w:val="24"/>
          <w:szCs w:val="24"/>
        </w:rPr>
        <w:t xml:space="preserve">Gambar 3. </w:t>
      </w:r>
      <w:r w:rsidRPr="00031003">
        <w:rPr>
          <w:rFonts w:ascii="Times New Roman" w:hAnsi="Times New Roman" w:cs="Times New Roman"/>
          <w:i w:val="0"/>
          <w:iCs w:val="0"/>
          <w:color w:val="auto"/>
          <w:sz w:val="24"/>
          <w:szCs w:val="24"/>
        </w:rPr>
        <w:fldChar w:fldCharType="begin"/>
      </w:r>
      <w:r w:rsidRPr="00031003">
        <w:rPr>
          <w:rFonts w:ascii="Times New Roman" w:hAnsi="Times New Roman" w:cs="Times New Roman"/>
          <w:i w:val="0"/>
          <w:iCs w:val="0"/>
          <w:color w:val="auto"/>
          <w:sz w:val="24"/>
          <w:szCs w:val="24"/>
        </w:rPr>
        <w:instrText xml:space="preserve"> SEQ Gambar_3. \* ARABIC </w:instrText>
      </w:r>
      <w:r w:rsidRPr="0003100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16</w:t>
      </w:r>
      <w:r w:rsidRPr="00031003">
        <w:rPr>
          <w:rFonts w:ascii="Times New Roman" w:hAnsi="Times New Roman" w:cs="Times New Roman"/>
          <w:i w:val="0"/>
          <w:iCs w:val="0"/>
          <w:color w:val="auto"/>
          <w:sz w:val="24"/>
          <w:szCs w:val="24"/>
        </w:rPr>
        <w:fldChar w:fldCharType="end"/>
      </w:r>
      <w:r w:rsidRPr="00031003">
        <w:rPr>
          <w:rFonts w:ascii="Times New Roman" w:hAnsi="Times New Roman" w:cs="Times New Roman"/>
          <w:i w:val="0"/>
          <w:iCs w:val="0"/>
          <w:color w:val="auto"/>
          <w:sz w:val="24"/>
          <w:szCs w:val="24"/>
          <w:lang w:val="en-US"/>
        </w:rPr>
        <w:t xml:space="preserve"> Syntax Login</w:t>
      </w:r>
      <w:bookmarkEnd w:id="111"/>
    </w:p>
    <w:p w14:paraId="5FEFC562" w14:textId="16F510C6" w:rsidR="008B223D" w:rsidRPr="00031003" w:rsidRDefault="008B223D" w:rsidP="00B24FFD">
      <w:pPr>
        <w:pStyle w:val="ListParagraph"/>
        <w:numPr>
          <w:ilvl w:val="0"/>
          <w:numId w:val="10"/>
        </w:numPr>
        <w:spacing w:after="0" w:line="360" w:lineRule="auto"/>
        <w:ind w:left="284" w:hanging="284"/>
        <w:rPr>
          <w:lang w:val="en-US"/>
        </w:rPr>
      </w:pP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Halaman Login</w:t>
      </w:r>
    </w:p>
    <w:p w14:paraId="00B96B50" w14:textId="77777777" w:rsidR="00031003" w:rsidRPr="008B223D" w:rsidRDefault="00031003" w:rsidP="00031003">
      <w:pPr>
        <w:spacing w:after="0" w:line="360" w:lineRule="auto"/>
        <w:ind w:left="284"/>
        <w:rPr>
          <w:lang w:val="en-US"/>
        </w:rPr>
      </w:pPr>
      <w:r>
        <w:rPr>
          <w:noProof/>
        </w:rPr>
        <w:drawing>
          <wp:inline distT="0" distB="0" distL="0" distR="0" wp14:anchorId="66B3BF7A" wp14:editId="7D69F47E">
            <wp:extent cx="4714875" cy="2484860"/>
            <wp:effectExtent l="0" t="0" r="0" b="0"/>
            <wp:docPr id="20073835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25076" cy="2490236"/>
                    </a:xfrm>
                    <a:prstGeom prst="rect">
                      <a:avLst/>
                    </a:prstGeom>
                    <a:noFill/>
                    <a:ln>
                      <a:noFill/>
                    </a:ln>
                  </pic:spPr>
                </pic:pic>
              </a:graphicData>
            </a:graphic>
          </wp:inline>
        </w:drawing>
      </w:r>
    </w:p>
    <w:p w14:paraId="64568832" w14:textId="4D86A92D" w:rsidR="00031003" w:rsidRPr="00031003" w:rsidRDefault="00031003" w:rsidP="00031003">
      <w:pPr>
        <w:pStyle w:val="Caption"/>
        <w:jc w:val="center"/>
        <w:rPr>
          <w:rFonts w:ascii="Times New Roman" w:hAnsi="Times New Roman" w:cs="Times New Roman"/>
          <w:color w:val="auto"/>
          <w:sz w:val="24"/>
          <w:szCs w:val="24"/>
          <w:lang w:val="en-US"/>
        </w:rPr>
        <w:sectPr w:rsidR="00031003" w:rsidRPr="00031003" w:rsidSect="00A51896">
          <w:pgSz w:w="11906" w:h="16838"/>
          <w:pgMar w:top="2268" w:right="1701" w:bottom="1701" w:left="2268" w:header="708" w:footer="708" w:gutter="0"/>
          <w:pgNumType w:start="16"/>
          <w:cols w:space="720"/>
          <w:titlePg/>
        </w:sectPr>
      </w:pPr>
      <w:bookmarkStart w:id="112" w:name="_Toc148010460"/>
      <w:r w:rsidRPr="00031003">
        <w:rPr>
          <w:rFonts w:ascii="Times New Roman" w:hAnsi="Times New Roman" w:cs="Times New Roman"/>
          <w:color w:val="auto"/>
          <w:sz w:val="24"/>
          <w:szCs w:val="24"/>
        </w:rPr>
        <w:t xml:space="preserve">Gambar 3. </w:t>
      </w:r>
      <w:r w:rsidRPr="00031003">
        <w:rPr>
          <w:rFonts w:ascii="Times New Roman" w:hAnsi="Times New Roman" w:cs="Times New Roman"/>
          <w:color w:val="auto"/>
          <w:sz w:val="24"/>
          <w:szCs w:val="24"/>
        </w:rPr>
        <w:fldChar w:fldCharType="begin"/>
      </w:r>
      <w:r w:rsidRPr="00031003">
        <w:rPr>
          <w:rFonts w:ascii="Times New Roman" w:hAnsi="Times New Roman" w:cs="Times New Roman"/>
          <w:color w:val="auto"/>
          <w:sz w:val="24"/>
          <w:szCs w:val="24"/>
        </w:rPr>
        <w:instrText xml:space="preserve"> SEQ Gambar_3. \* ARABIC </w:instrText>
      </w:r>
      <w:r w:rsidRPr="00031003">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17</w:t>
      </w:r>
      <w:r w:rsidRPr="00031003">
        <w:rPr>
          <w:rFonts w:ascii="Times New Roman" w:hAnsi="Times New Roman" w:cs="Times New Roman"/>
          <w:color w:val="auto"/>
          <w:sz w:val="24"/>
          <w:szCs w:val="24"/>
        </w:rPr>
        <w:fldChar w:fldCharType="end"/>
      </w:r>
      <w:r w:rsidRPr="00031003">
        <w:rPr>
          <w:rFonts w:ascii="Times New Roman" w:hAnsi="Times New Roman" w:cs="Times New Roman"/>
          <w:color w:val="auto"/>
          <w:sz w:val="24"/>
          <w:szCs w:val="24"/>
          <w:lang w:val="en-US"/>
        </w:rPr>
        <w:t xml:space="preserve"> </w:t>
      </w:r>
      <w:proofErr w:type="spellStart"/>
      <w:r w:rsidRPr="00031003">
        <w:rPr>
          <w:rFonts w:ascii="Times New Roman" w:hAnsi="Times New Roman" w:cs="Times New Roman"/>
          <w:color w:val="auto"/>
          <w:sz w:val="24"/>
          <w:szCs w:val="24"/>
          <w:lang w:val="en-US"/>
        </w:rPr>
        <w:t>Tampilan</w:t>
      </w:r>
      <w:proofErr w:type="spellEnd"/>
      <w:r w:rsidRPr="00031003">
        <w:rPr>
          <w:rFonts w:ascii="Times New Roman" w:hAnsi="Times New Roman" w:cs="Times New Roman"/>
          <w:color w:val="auto"/>
          <w:sz w:val="24"/>
          <w:szCs w:val="24"/>
          <w:lang w:val="en-US"/>
        </w:rPr>
        <w:t xml:space="preserve"> Halaman Login</w:t>
      </w:r>
      <w:bookmarkEnd w:id="112"/>
    </w:p>
    <w:p w14:paraId="0D012A1E" w14:textId="77777777" w:rsidR="00031003" w:rsidRPr="008B223D" w:rsidRDefault="00031003" w:rsidP="00031003">
      <w:pPr>
        <w:pStyle w:val="ListParagraph"/>
        <w:spacing w:after="0" w:line="360" w:lineRule="auto"/>
        <w:ind w:left="284"/>
        <w:rPr>
          <w:lang w:val="en-US"/>
        </w:rPr>
      </w:pPr>
    </w:p>
    <w:p w14:paraId="0677367A" w14:textId="184662A1" w:rsidR="008B223D" w:rsidRPr="008B223D" w:rsidRDefault="008B223D" w:rsidP="00B24FFD">
      <w:pPr>
        <w:pStyle w:val="ListParagraph"/>
        <w:numPr>
          <w:ilvl w:val="0"/>
          <w:numId w:val="10"/>
        </w:numPr>
        <w:spacing w:after="0" w:line="360" w:lineRule="auto"/>
        <w:ind w:left="284" w:hanging="284"/>
        <w:rPr>
          <w:lang w:val="en-US"/>
        </w:rPr>
      </w:pP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Syntax Dashboard</w:t>
      </w:r>
      <w:r>
        <w:rPr>
          <w:rFonts w:ascii="Times New Roman" w:hAnsi="Times New Roman" w:cs="Times New Roman"/>
          <w:sz w:val="24"/>
          <w:szCs w:val="24"/>
          <w:lang w:val="en-US"/>
        </w:rPr>
        <w:br/>
      </w:r>
      <w:r>
        <w:rPr>
          <w:noProof/>
        </w:rPr>
        <w:drawing>
          <wp:inline distT="0" distB="0" distL="0" distR="0" wp14:anchorId="08AC5035" wp14:editId="59F3ACA0">
            <wp:extent cx="5039995" cy="5482590"/>
            <wp:effectExtent l="0" t="0" r="8255" b="3810"/>
            <wp:docPr id="4621808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5482590"/>
                    </a:xfrm>
                    <a:prstGeom prst="rect">
                      <a:avLst/>
                    </a:prstGeom>
                    <a:noFill/>
                    <a:ln>
                      <a:noFill/>
                    </a:ln>
                  </pic:spPr>
                </pic:pic>
              </a:graphicData>
            </a:graphic>
          </wp:inline>
        </w:drawing>
      </w:r>
    </w:p>
    <w:p w14:paraId="6E34A99C" w14:textId="77777777" w:rsidR="00BF088F" w:rsidRDefault="00BF088F" w:rsidP="00031003">
      <w:pPr>
        <w:spacing w:after="0" w:line="360" w:lineRule="auto"/>
        <w:rPr>
          <w:rFonts w:ascii="Times New Roman" w:hAnsi="Times New Roman" w:cs="Times New Roman"/>
          <w:sz w:val="24"/>
          <w:szCs w:val="24"/>
          <w:lang w:val="en-US"/>
        </w:rPr>
      </w:pPr>
    </w:p>
    <w:p w14:paraId="74F47E17" w14:textId="7C6D37B1" w:rsidR="00031003" w:rsidRPr="00031003" w:rsidRDefault="00031003" w:rsidP="00031003">
      <w:pPr>
        <w:pStyle w:val="Caption"/>
        <w:jc w:val="center"/>
        <w:rPr>
          <w:rFonts w:ascii="Times New Roman" w:hAnsi="Times New Roman" w:cs="Times New Roman"/>
          <w:color w:val="auto"/>
          <w:sz w:val="24"/>
          <w:szCs w:val="24"/>
          <w:lang w:val="en-US"/>
        </w:rPr>
        <w:sectPr w:rsidR="00031003" w:rsidRPr="00031003" w:rsidSect="00A51896">
          <w:pgSz w:w="11906" w:h="16838"/>
          <w:pgMar w:top="2268" w:right="1701" w:bottom="1701" w:left="2268" w:header="708" w:footer="708" w:gutter="0"/>
          <w:pgNumType w:start="17"/>
          <w:cols w:space="720"/>
          <w:titlePg/>
        </w:sectPr>
      </w:pPr>
      <w:bookmarkStart w:id="113" w:name="_Toc148010461"/>
      <w:r w:rsidRPr="00031003">
        <w:rPr>
          <w:rFonts w:ascii="Times New Roman" w:hAnsi="Times New Roman" w:cs="Times New Roman"/>
          <w:color w:val="auto"/>
          <w:sz w:val="24"/>
          <w:szCs w:val="24"/>
        </w:rPr>
        <w:t xml:space="preserve">Gambar 3. </w:t>
      </w:r>
      <w:r w:rsidRPr="00031003">
        <w:rPr>
          <w:rFonts w:ascii="Times New Roman" w:hAnsi="Times New Roman" w:cs="Times New Roman"/>
          <w:color w:val="auto"/>
          <w:sz w:val="24"/>
          <w:szCs w:val="24"/>
        </w:rPr>
        <w:fldChar w:fldCharType="begin"/>
      </w:r>
      <w:r w:rsidRPr="00031003">
        <w:rPr>
          <w:rFonts w:ascii="Times New Roman" w:hAnsi="Times New Roman" w:cs="Times New Roman"/>
          <w:color w:val="auto"/>
          <w:sz w:val="24"/>
          <w:szCs w:val="24"/>
        </w:rPr>
        <w:instrText xml:space="preserve"> SEQ Gambar_3. \* ARABIC </w:instrText>
      </w:r>
      <w:r w:rsidRPr="00031003">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18</w:t>
      </w:r>
      <w:r w:rsidRPr="00031003">
        <w:rPr>
          <w:rFonts w:ascii="Times New Roman" w:hAnsi="Times New Roman" w:cs="Times New Roman"/>
          <w:color w:val="auto"/>
          <w:sz w:val="24"/>
          <w:szCs w:val="24"/>
        </w:rPr>
        <w:fldChar w:fldCharType="end"/>
      </w:r>
      <w:r w:rsidRPr="00031003">
        <w:rPr>
          <w:rFonts w:ascii="Times New Roman" w:hAnsi="Times New Roman" w:cs="Times New Roman"/>
          <w:color w:val="auto"/>
          <w:sz w:val="24"/>
          <w:szCs w:val="24"/>
          <w:lang w:val="en-US"/>
        </w:rPr>
        <w:t xml:space="preserve"> Syntax Dashboard</w:t>
      </w:r>
      <w:bookmarkEnd w:id="113"/>
    </w:p>
    <w:p w14:paraId="6CD340C9" w14:textId="4FBDDE29" w:rsidR="008B223D" w:rsidRPr="00031003" w:rsidRDefault="008B223D" w:rsidP="00B24FFD">
      <w:pPr>
        <w:pStyle w:val="ListParagraph"/>
        <w:numPr>
          <w:ilvl w:val="0"/>
          <w:numId w:val="10"/>
        </w:numPr>
        <w:spacing w:after="0" w:line="360" w:lineRule="auto"/>
        <w:ind w:left="284" w:hanging="284"/>
        <w:rPr>
          <w:lang w:val="en-US"/>
        </w:rPr>
      </w:pPr>
      <w:proofErr w:type="spellStart"/>
      <w:r>
        <w:rPr>
          <w:rFonts w:ascii="Times New Roman" w:hAnsi="Times New Roman" w:cs="Times New Roman"/>
          <w:sz w:val="24"/>
          <w:szCs w:val="24"/>
          <w:lang w:val="en-US"/>
        </w:rPr>
        <w:lastRenderedPageBreak/>
        <w:t>Tampilan</w:t>
      </w:r>
      <w:proofErr w:type="spellEnd"/>
      <w:r>
        <w:rPr>
          <w:rFonts w:ascii="Times New Roman" w:hAnsi="Times New Roman" w:cs="Times New Roman"/>
          <w:sz w:val="24"/>
          <w:szCs w:val="24"/>
          <w:lang w:val="en-US"/>
        </w:rPr>
        <w:t xml:space="preserve"> Halaman Dashboard</w:t>
      </w:r>
      <w:r>
        <w:rPr>
          <w:rFonts w:ascii="Times New Roman" w:hAnsi="Times New Roman" w:cs="Times New Roman"/>
          <w:sz w:val="24"/>
          <w:szCs w:val="24"/>
          <w:lang w:val="en-US"/>
        </w:rPr>
        <w:br/>
      </w:r>
      <w:r>
        <w:rPr>
          <w:noProof/>
        </w:rPr>
        <w:drawing>
          <wp:inline distT="0" distB="0" distL="0" distR="0" wp14:anchorId="0C72B86B" wp14:editId="43AA757C">
            <wp:extent cx="5039995" cy="2656205"/>
            <wp:effectExtent l="0" t="0" r="8255" b="0"/>
            <wp:docPr id="1507499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656205"/>
                    </a:xfrm>
                    <a:prstGeom prst="rect">
                      <a:avLst/>
                    </a:prstGeom>
                    <a:noFill/>
                    <a:ln>
                      <a:noFill/>
                    </a:ln>
                  </pic:spPr>
                </pic:pic>
              </a:graphicData>
            </a:graphic>
          </wp:inline>
        </w:drawing>
      </w:r>
    </w:p>
    <w:p w14:paraId="324D8C6B" w14:textId="6AC9C15E" w:rsidR="00031003" w:rsidRPr="00031003" w:rsidRDefault="00031003" w:rsidP="00031003">
      <w:pPr>
        <w:pStyle w:val="Caption"/>
        <w:jc w:val="center"/>
        <w:rPr>
          <w:rFonts w:ascii="Times New Roman" w:hAnsi="Times New Roman" w:cs="Times New Roman"/>
          <w:color w:val="auto"/>
          <w:sz w:val="24"/>
          <w:szCs w:val="24"/>
          <w:lang w:val="en-US"/>
        </w:rPr>
      </w:pPr>
      <w:bookmarkStart w:id="114" w:name="_Toc148010462"/>
      <w:r w:rsidRPr="00031003">
        <w:rPr>
          <w:rFonts w:ascii="Times New Roman" w:hAnsi="Times New Roman" w:cs="Times New Roman"/>
          <w:color w:val="auto"/>
          <w:sz w:val="24"/>
          <w:szCs w:val="24"/>
        </w:rPr>
        <w:t xml:space="preserve">Gambar 3. </w:t>
      </w:r>
      <w:r w:rsidRPr="00031003">
        <w:rPr>
          <w:rFonts w:ascii="Times New Roman" w:hAnsi="Times New Roman" w:cs="Times New Roman"/>
          <w:color w:val="auto"/>
          <w:sz w:val="24"/>
          <w:szCs w:val="24"/>
        </w:rPr>
        <w:fldChar w:fldCharType="begin"/>
      </w:r>
      <w:r w:rsidRPr="00031003">
        <w:rPr>
          <w:rFonts w:ascii="Times New Roman" w:hAnsi="Times New Roman" w:cs="Times New Roman"/>
          <w:color w:val="auto"/>
          <w:sz w:val="24"/>
          <w:szCs w:val="24"/>
        </w:rPr>
        <w:instrText xml:space="preserve"> SEQ Gambar_3. \* ARABIC </w:instrText>
      </w:r>
      <w:r w:rsidRPr="00031003">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19</w:t>
      </w:r>
      <w:r w:rsidRPr="00031003">
        <w:rPr>
          <w:rFonts w:ascii="Times New Roman" w:hAnsi="Times New Roman" w:cs="Times New Roman"/>
          <w:color w:val="auto"/>
          <w:sz w:val="24"/>
          <w:szCs w:val="24"/>
        </w:rPr>
        <w:fldChar w:fldCharType="end"/>
      </w:r>
      <w:r w:rsidRPr="00031003">
        <w:rPr>
          <w:rFonts w:ascii="Times New Roman" w:hAnsi="Times New Roman" w:cs="Times New Roman"/>
          <w:color w:val="auto"/>
          <w:sz w:val="24"/>
          <w:szCs w:val="24"/>
          <w:lang w:val="en-US"/>
        </w:rPr>
        <w:t xml:space="preserve"> </w:t>
      </w:r>
      <w:proofErr w:type="spellStart"/>
      <w:r w:rsidRPr="00031003">
        <w:rPr>
          <w:rFonts w:ascii="Times New Roman" w:hAnsi="Times New Roman" w:cs="Times New Roman"/>
          <w:color w:val="auto"/>
          <w:sz w:val="24"/>
          <w:szCs w:val="24"/>
          <w:lang w:val="en-US"/>
        </w:rPr>
        <w:t>Tampilan</w:t>
      </w:r>
      <w:proofErr w:type="spellEnd"/>
      <w:r w:rsidRPr="00031003">
        <w:rPr>
          <w:rFonts w:ascii="Times New Roman" w:hAnsi="Times New Roman" w:cs="Times New Roman"/>
          <w:color w:val="auto"/>
          <w:sz w:val="24"/>
          <w:szCs w:val="24"/>
          <w:lang w:val="en-US"/>
        </w:rPr>
        <w:t xml:space="preserve"> Halaman Dashboard</w:t>
      </w:r>
      <w:bookmarkEnd w:id="114"/>
    </w:p>
    <w:p w14:paraId="2171608D" w14:textId="02AD8146" w:rsidR="00BF088F" w:rsidRPr="00031003" w:rsidRDefault="008B223D" w:rsidP="00B24FFD">
      <w:pPr>
        <w:pStyle w:val="ListParagraph"/>
        <w:numPr>
          <w:ilvl w:val="0"/>
          <w:numId w:val="10"/>
        </w:numPr>
        <w:spacing w:after="0" w:line="360" w:lineRule="auto"/>
        <w:ind w:left="284" w:hanging="284"/>
        <w:rPr>
          <w:lang w:val="en-US"/>
        </w:rPr>
      </w:pP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Syntax </w:t>
      </w:r>
      <w:proofErr w:type="spellStart"/>
      <w:r w:rsidR="00C75B5B">
        <w:rPr>
          <w:rFonts w:ascii="Times New Roman" w:hAnsi="Times New Roman" w:cs="Times New Roman"/>
          <w:sz w:val="24"/>
          <w:szCs w:val="24"/>
          <w:lang w:val="en-US"/>
        </w:rPr>
        <w:t>Anggota</w:t>
      </w:r>
      <w:proofErr w:type="spellEnd"/>
      <w:r w:rsidR="00C75B5B">
        <w:rPr>
          <w:rFonts w:ascii="Times New Roman" w:hAnsi="Times New Roman" w:cs="Times New Roman"/>
          <w:sz w:val="24"/>
          <w:szCs w:val="24"/>
          <w:lang w:val="en-US"/>
        </w:rPr>
        <w:br/>
      </w:r>
      <w:r w:rsidR="00C75B5B">
        <w:rPr>
          <w:noProof/>
        </w:rPr>
        <w:drawing>
          <wp:inline distT="0" distB="0" distL="0" distR="0" wp14:anchorId="7E698CB1" wp14:editId="2541CB5C">
            <wp:extent cx="5039995" cy="3585845"/>
            <wp:effectExtent l="0" t="0" r="8255" b="0"/>
            <wp:docPr id="12272358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3585845"/>
                    </a:xfrm>
                    <a:prstGeom prst="rect">
                      <a:avLst/>
                    </a:prstGeom>
                    <a:noFill/>
                    <a:ln>
                      <a:noFill/>
                    </a:ln>
                  </pic:spPr>
                </pic:pic>
              </a:graphicData>
            </a:graphic>
          </wp:inline>
        </w:drawing>
      </w:r>
    </w:p>
    <w:p w14:paraId="62963F4D" w14:textId="7980D2C0" w:rsidR="00031003" w:rsidRPr="00031003" w:rsidRDefault="00031003" w:rsidP="00031003">
      <w:pPr>
        <w:pStyle w:val="Caption"/>
        <w:jc w:val="center"/>
        <w:rPr>
          <w:rFonts w:ascii="Times New Roman" w:hAnsi="Times New Roman" w:cs="Times New Roman"/>
          <w:color w:val="auto"/>
          <w:sz w:val="24"/>
          <w:szCs w:val="24"/>
          <w:lang w:val="en-US"/>
        </w:rPr>
        <w:sectPr w:rsidR="00031003" w:rsidRPr="00031003" w:rsidSect="00A51896">
          <w:pgSz w:w="11906" w:h="16838"/>
          <w:pgMar w:top="2268" w:right="1701" w:bottom="1701" w:left="2268" w:header="708" w:footer="708" w:gutter="0"/>
          <w:pgNumType w:start="18"/>
          <w:cols w:space="720"/>
          <w:titlePg/>
        </w:sectPr>
      </w:pPr>
      <w:bookmarkStart w:id="115" w:name="_Toc148010463"/>
      <w:r w:rsidRPr="00031003">
        <w:rPr>
          <w:rFonts w:ascii="Times New Roman" w:hAnsi="Times New Roman" w:cs="Times New Roman"/>
          <w:color w:val="auto"/>
          <w:sz w:val="24"/>
          <w:szCs w:val="24"/>
        </w:rPr>
        <w:t xml:space="preserve">Gambar 3. </w:t>
      </w:r>
      <w:r w:rsidRPr="00031003">
        <w:rPr>
          <w:rFonts w:ascii="Times New Roman" w:hAnsi="Times New Roman" w:cs="Times New Roman"/>
          <w:color w:val="auto"/>
          <w:sz w:val="24"/>
          <w:szCs w:val="24"/>
        </w:rPr>
        <w:fldChar w:fldCharType="begin"/>
      </w:r>
      <w:r w:rsidRPr="00031003">
        <w:rPr>
          <w:rFonts w:ascii="Times New Roman" w:hAnsi="Times New Roman" w:cs="Times New Roman"/>
          <w:color w:val="auto"/>
          <w:sz w:val="24"/>
          <w:szCs w:val="24"/>
        </w:rPr>
        <w:instrText xml:space="preserve"> SEQ Gambar_3. \* ARABIC </w:instrText>
      </w:r>
      <w:r w:rsidRPr="00031003">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20</w:t>
      </w:r>
      <w:r w:rsidRPr="00031003">
        <w:rPr>
          <w:rFonts w:ascii="Times New Roman" w:hAnsi="Times New Roman" w:cs="Times New Roman"/>
          <w:color w:val="auto"/>
          <w:sz w:val="24"/>
          <w:szCs w:val="24"/>
        </w:rPr>
        <w:fldChar w:fldCharType="end"/>
      </w:r>
      <w:r w:rsidRPr="00031003">
        <w:rPr>
          <w:rFonts w:ascii="Times New Roman" w:hAnsi="Times New Roman" w:cs="Times New Roman"/>
          <w:color w:val="auto"/>
          <w:sz w:val="24"/>
          <w:szCs w:val="24"/>
          <w:lang w:val="en-US"/>
        </w:rPr>
        <w:t xml:space="preserve"> </w:t>
      </w:r>
      <w:proofErr w:type="spellStart"/>
      <w:r w:rsidRPr="00031003">
        <w:rPr>
          <w:rFonts w:ascii="Times New Roman" w:hAnsi="Times New Roman" w:cs="Times New Roman"/>
          <w:color w:val="auto"/>
          <w:sz w:val="24"/>
          <w:szCs w:val="24"/>
          <w:lang w:val="en-US"/>
        </w:rPr>
        <w:t>Sytanx</w:t>
      </w:r>
      <w:proofErr w:type="spellEnd"/>
      <w:r w:rsidRPr="00031003">
        <w:rPr>
          <w:rFonts w:ascii="Times New Roman" w:hAnsi="Times New Roman" w:cs="Times New Roman"/>
          <w:color w:val="auto"/>
          <w:sz w:val="24"/>
          <w:szCs w:val="24"/>
          <w:lang w:val="en-US"/>
        </w:rPr>
        <w:t xml:space="preserve"> </w:t>
      </w:r>
      <w:proofErr w:type="spellStart"/>
      <w:r w:rsidRPr="00031003">
        <w:rPr>
          <w:rFonts w:ascii="Times New Roman" w:hAnsi="Times New Roman" w:cs="Times New Roman"/>
          <w:color w:val="auto"/>
          <w:sz w:val="24"/>
          <w:szCs w:val="24"/>
          <w:lang w:val="en-US"/>
        </w:rPr>
        <w:t>Anggota</w:t>
      </w:r>
      <w:bookmarkEnd w:id="115"/>
      <w:proofErr w:type="spellEnd"/>
    </w:p>
    <w:p w14:paraId="7E3A0891" w14:textId="7FD804D3" w:rsidR="004018F6" w:rsidRPr="00031003" w:rsidRDefault="00C75B5B" w:rsidP="00B24FFD">
      <w:pPr>
        <w:pStyle w:val="ListParagraph"/>
        <w:numPr>
          <w:ilvl w:val="0"/>
          <w:numId w:val="10"/>
        </w:numPr>
        <w:spacing w:after="0" w:line="360" w:lineRule="auto"/>
        <w:ind w:left="284" w:hanging="284"/>
        <w:rPr>
          <w:lang w:val="en-US"/>
        </w:rPr>
      </w:pPr>
      <w:proofErr w:type="spellStart"/>
      <w:r>
        <w:rPr>
          <w:rFonts w:ascii="Times New Roman" w:hAnsi="Times New Roman" w:cs="Times New Roman"/>
          <w:sz w:val="24"/>
          <w:szCs w:val="24"/>
          <w:lang w:val="en-US"/>
        </w:rPr>
        <w:lastRenderedPageBreak/>
        <w:t>Tampilan</w:t>
      </w:r>
      <w:proofErr w:type="spellEnd"/>
      <w:r>
        <w:rPr>
          <w:rFonts w:ascii="Times New Roman" w:hAnsi="Times New Roman" w:cs="Times New Roman"/>
          <w:sz w:val="24"/>
          <w:szCs w:val="24"/>
          <w:lang w:val="en-US"/>
        </w:rPr>
        <w:t xml:space="preserve"> Halaman </w:t>
      </w:r>
      <w:proofErr w:type="spellStart"/>
      <w:r>
        <w:rPr>
          <w:rFonts w:ascii="Times New Roman" w:hAnsi="Times New Roman" w:cs="Times New Roman"/>
          <w:sz w:val="24"/>
          <w:szCs w:val="24"/>
          <w:lang w:val="en-US"/>
        </w:rPr>
        <w:t>Anggota</w:t>
      </w:r>
      <w:proofErr w:type="spellEnd"/>
      <w:r>
        <w:rPr>
          <w:rFonts w:ascii="Times New Roman" w:hAnsi="Times New Roman" w:cs="Times New Roman"/>
          <w:sz w:val="24"/>
          <w:szCs w:val="24"/>
          <w:lang w:val="en-US"/>
        </w:rPr>
        <w:br/>
      </w:r>
      <w:r>
        <w:rPr>
          <w:noProof/>
        </w:rPr>
        <w:drawing>
          <wp:inline distT="0" distB="0" distL="0" distR="0" wp14:anchorId="65C3C735" wp14:editId="0F0165C8">
            <wp:extent cx="5039995" cy="2656205"/>
            <wp:effectExtent l="0" t="0" r="8255" b="0"/>
            <wp:docPr id="21152647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656205"/>
                    </a:xfrm>
                    <a:prstGeom prst="rect">
                      <a:avLst/>
                    </a:prstGeom>
                    <a:noFill/>
                    <a:ln>
                      <a:noFill/>
                    </a:ln>
                  </pic:spPr>
                </pic:pic>
              </a:graphicData>
            </a:graphic>
          </wp:inline>
        </w:drawing>
      </w:r>
    </w:p>
    <w:p w14:paraId="526A6F07" w14:textId="0521B0CD" w:rsidR="00031003" w:rsidRPr="00031003" w:rsidRDefault="00031003" w:rsidP="00031003">
      <w:pPr>
        <w:pStyle w:val="Caption"/>
        <w:jc w:val="center"/>
        <w:rPr>
          <w:rFonts w:ascii="Times New Roman" w:hAnsi="Times New Roman" w:cs="Times New Roman"/>
          <w:i w:val="0"/>
          <w:iCs w:val="0"/>
          <w:color w:val="auto"/>
          <w:sz w:val="24"/>
          <w:szCs w:val="24"/>
          <w:lang w:val="en-US"/>
        </w:rPr>
      </w:pPr>
      <w:bookmarkStart w:id="116" w:name="_Toc148010464"/>
      <w:r w:rsidRPr="00031003">
        <w:rPr>
          <w:rFonts w:ascii="Times New Roman" w:hAnsi="Times New Roman" w:cs="Times New Roman"/>
          <w:i w:val="0"/>
          <w:iCs w:val="0"/>
          <w:color w:val="auto"/>
          <w:sz w:val="24"/>
          <w:szCs w:val="24"/>
        </w:rPr>
        <w:t xml:space="preserve">Gambar 3. </w:t>
      </w:r>
      <w:r w:rsidRPr="00031003">
        <w:rPr>
          <w:rFonts w:ascii="Times New Roman" w:hAnsi="Times New Roman" w:cs="Times New Roman"/>
          <w:i w:val="0"/>
          <w:iCs w:val="0"/>
          <w:color w:val="auto"/>
          <w:sz w:val="24"/>
          <w:szCs w:val="24"/>
        </w:rPr>
        <w:fldChar w:fldCharType="begin"/>
      </w:r>
      <w:r w:rsidRPr="00031003">
        <w:rPr>
          <w:rFonts w:ascii="Times New Roman" w:hAnsi="Times New Roman" w:cs="Times New Roman"/>
          <w:i w:val="0"/>
          <w:iCs w:val="0"/>
          <w:color w:val="auto"/>
          <w:sz w:val="24"/>
          <w:szCs w:val="24"/>
        </w:rPr>
        <w:instrText xml:space="preserve"> SEQ Gambar_3. \* ARABIC </w:instrText>
      </w:r>
      <w:r w:rsidRPr="00031003">
        <w:rPr>
          <w:rFonts w:ascii="Times New Roman" w:hAnsi="Times New Roman" w:cs="Times New Roman"/>
          <w:i w:val="0"/>
          <w:iCs w:val="0"/>
          <w:color w:val="auto"/>
          <w:sz w:val="24"/>
          <w:szCs w:val="24"/>
        </w:rPr>
        <w:fldChar w:fldCharType="separate"/>
      </w:r>
      <w:r w:rsidRPr="00031003">
        <w:rPr>
          <w:rFonts w:ascii="Times New Roman" w:hAnsi="Times New Roman" w:cs="Times New Roman"/>
          <w:i w:val="0"/>
          <w:iCs w:val="0"/>
          <w:noProof/>
          <w:color w:val="auto"/>
          <w:sz w:val="24"/>
          <w:szCs w:val="24"/>
        </w:rPr>
        <w:t>21</w:t>
      </w:r>
      <w:r w:rsidRPr="00031003">
        <w:rPr>
          <w:rFonts w:ascii="Times New Roman" w:hAnsi="Times New Roman" w:cs="Times New Roman"/>
          <w:i w:val="0"/>
          <w:iCs w:val="0"/>
          <w:color w:val="auto"/>
          <w:sz w:val="24"/>
          <w:szCs w:val="24"/>
        </w:rPr>
        <w:fldChar w:fldCharType="end"/>
      </w:r>
      <w:r w:rsidRPr="00031003">
        <w:rPr>
          <w:rFonts w:ascii="Times New Roman" w:hAnsi="Times New Roman" w:cs="Times New Roman"/>
          <w:i w:val="0"/>
          <w:iCs w:val="0"/>
          <w:color w:val="auto"/>
          <w:sz w:val="24"/>
          <w:szCs w:val="24"/>
          <w:lang w:val="en-US"/>
        </w:rPr>
        <w:t xml:space="preserve"> </w:t>
      </w:r>
      <w:proofErr w:type="spellStart"/>
      <w:r w:rsidRPr="00031003">
        <w:rPr>
          <w:rFonts w:ascii="Times New Roman" w:hAnsi="Times New Roman" w:cs="Times New Roman"/>
          <w:i w:val="0"/>
          <w:iCs w:val="0"/>
          <w:color w:val="auto"/>
          <w:sz w:val="24"/>
          <w:szCs w:val="24"/>
          <w:lang w:val="en-US"/>
        </w:rPr>
        <w:t>Tampilan</w:t>
      </w:r>
      <w:proofErr w:type="spellEnd"/>
      <w:r w:rsidRPr="00031003">
        <w:rPr>
          <w:rFonts w:ascii="Times New Roman" w:hAnsi="Times New Roman" w:cs="Times New Roman"/>
          <w:i w:val="0"/>
          <w:iCs w:val="0"/>
          <w:color w:val="auto"/>
          <w:sz w:val="24"/>
          <w:szCs w:val="24"/>
          <w:lang w:val="en-US"/>
        </w:rPr>
        <w:t xml:space="preserve"> Halaman </w:t>
      </w:r>
      <w:proofErr w:type="spellStart"/>
      <w:r w:rsidRPr="00031003">
        <w:rPr>
          <w:rFonts w:ascii="Times New Roman" w:hAnsi="Times New Roman" w:cs="Times New Roman"/>
          <w:i w:val="0"/>
          <w:iCs w:val="0"/>
          <w:color w:val="auto"/>
          <w:sz w:val="24"/>
          <w:szCs w:val="24"/>
          <w:lang w:val="en-US"/>
        </w:rPr>
        <w:t>Anggota</w:t>
      </w:r>
      <w:bookmarkEnd w:id="116"/>
      <w:proofErr w:type="spellEnd"/>
    </w:p>
    <w:p w14:paraId="6FE21EB0" w14:textId="77777777" w:rsidR="00C75B5B" w:rsidRPr="00C75B5B" w:rsidRDefault="00C75B5B" w:rsidP="00C75B5B">
      <w:pPr>
        <w:pStyle w:val="ListParagraph"/>
        <w:spacing w:after="0" w:line="360" w:lineRule="auto"/>
        <w:ind w:left="284"/>
        <w:rPr>
          <w:lang w:val="en-US"/>
        </w:rPr>
      </w:pPr>
    </w:p>
    <w:p w14:paraId="2E7B588F" w14:textId="1CEA4094" w:rsidR="00DD72DF" w:rsidRDefault="00DD72DF" w:rsidP="002C4234">
      <w:pPr>
        <w:pStyle w:val="Heading3"/>
        <w:spacing w:before="0" w:line="360" w:lineRule="auto"/>
        <w:rPr>
          <w:rFonts w:ascii="Times New Roman" w:hAnsi="Times New Roman" w:cs="Times New Roman"/>
          <w:b/>
          <w:bCs/>
          <w:color w:val="auto"/>
          <w:lang w:val="en-US"/>
        </w:rPr>
      </w:pPr>
      <w:bookmarkStart w:id="117" w:name="_Toc147990118"/>
      <w:bookmarkStart w:id="118" w:name="_Toc148013450"/>
      <w:bookmarkStart w:id="119" w:name="_Toc148013552"/>
      <w:proofErr w:type="spellStart"/>
      <w:r w:rsidRPr="00DD72DF">
        <w:rPr>
          <w:rFonts w:ascii="Times New Roman" w:hAnsi="Times New Roman" w:cs="Times New Roman"/>
          <w:b/>
          <w:bCs/>
          <w:color w:val="auto"/>
          <w:lang w:val="en-US"/>
        </w:rPr>
        <w:t>Keselamatan</w:t>
      </w:r>
      <w:proofErr w:type="spellEnd"/>
      <w:r w:rsidRPr="00DD72DF">
        <w:rPr>
          <w:rFonts w:ascii="Times New Roman" w:hAnsi="Times New Roman" w:cs="Times New Roman"/>
          <w:b/>
          <w:bCs/>
          <w:color w:val="auto"/>
          <w:lang w:val="en-US"/>
        </w:rPr>
        <w:t xml:space="preserve"> </w:t>
      </w:r>
      <w:proofErr w:type="spellStart"/>
      <w:r w:rsidRPr="00DD72DF">
        <w:rPr>
          <w:rFonts w:ascii="Times New Roman" w:hAnsi="Times New Roman" w:cs="Times New Roman"/>
          <w:b/>
          <w:bCs/>
          <w:color w:val="auto"/>
          <w:lang w:val="en-US"/>
        </w:rPr>
        <w:t>Kerja</w:t>
      </w:r>
      <w:bookmarkEnd w:id="117"/>
      <w:bookmarkEnd w:id="118"/>
      <w:bookmarkEnd w:id="119"/>
      <w:proofErr w:type="spellEnd"/>
    </w:p>
    <w:p w14:paraId="41D31336" w14:textId="77777777" w:rsidR="002C4234" w:rsidRDefault="002C4234" w:rsidP="002C4234">
      <w:pPr>
        <w:spacing w:after="0" w:line="360" w:lineRule="auto"/>
        <w:ind w:left="709" w:firstLine="567"/>
        <w:jc w:val="both"/>
        <w:rPr>
          <w:rFonts w:ascii="Times New Roman" w:hAnsi="Times New Roman" w:cs="Times New Roman"/>
          <w:sz w:val="24"/>
          <w:szCs w:val="24"/>
        </w:rPr>
      </w:pPr>
      <w:r w:rsidRPr="00513E82">
        <w:rPr>
          <w:rFonts w:ascii="Times New Roman" w:hAnsi="Times New Roman" w:cs="Times New Roman"/>
          <w:sz w:val="24"/>
          <w:szCs w:val="24"/>
        </w:rPr>
        <w:t>Di era digital seperti saat ini, menggunakan laptop atau komputer untuk bekerja maupun belajar adalah kebiasaan baru yang semakin sering dilakukan. Agar tetap nyaman, sehat, dan postur terjaga, kita harus memperhatikan posisi duduk yang baik. Pedoman untuk posisi duduk saat menggunakan komputer secara ergonomis dimaksudkan untuk menciptakan kenyamanan kerja, yang dapat kita lihat pada gambar di bawah:</w:t>
      </w:r>
    </w:p>
    <w:p w14:paraId="65BD9765" w14:textId="516EBC6C" w:rsidR="002C4234" w:rsidRDefault="002C4234" w:rsidP="00B24FFD">
      <w:pPr>
        <w:pStyle w:val="ListParagraph"/>
        <w:numPr>
          <w:ilvl w:val="0"/>
          <w:numId w:val="11"/>
        </w:numPr>
        <w:spacing w:after="200" w:line="360" w:lineRule="auto"/>
        <w:ind w:left="1134" w:hanging="283"/>
        <w:jc w:val="both"/>
        <w:rPr>
          <w:rFonts w:ascii="Times New Roman" w:hAnsi="Times New Roman" w:cs="Times New Roman"/>
          <w:sz w:val="24"/>
          <w:szCs w:val="24"/>
        </w:rPr>
      </w:pPr>
      <w:r w:rsidRPr="00513E82">
        <w:rPr>
          <w:rFonts w:ascii="Times New Roman" w:hAnsi="Times New Roman" w:cs="Times New Roman"/>
          <w:sz w:val="24"/>
          <w:szCs w:val="24"/>
        </w:rPr>
        <w:t>Posisikan pandanga</w:t>
      </w:r>
      <w:r>
        <w:rPr>
          <w:rFonts w:ascii="Times New Roman" w:hAnsi="Times New Roman" w:cs="Times New Roman"/>
          <w:sz w:val="24"/>
          <w:szCs w:val="24"/>
        </w:rPr>
        <w:t>n sejajar dengan layar monitor</w:t>
      </w:r>
    </w:p>
    <w:p w14:paraId="36DB2421" w14:textId="3A552287" w:rsidR="002C4234" w:rsidRPr="002C4234" w:rsidRDefault="002C4234" w:rsidP="00B24FFD">
      <w:pPr>
        <w:pStyle w:val="ListParagraph"/>
        <w:numPr>
          <w:ilvl w:val="0"/>
          <w:numId w:val="11"/>
        </w:numPr>
        <w:spacing w:after="200" w:line="360" w:lineRule="auto"/>
        <w:ind w:left="1134" w:hanging="283"/>
        <w:jc w:val="both"/>
        <w:rPr>
          <w:rFonts w:ascii="Times New Roman" w:hAnsi="Times New Roman" w:cs="Times New Roman"/>
          <w:sz w:val="24"/>
          <w:szCs w:val="24"/>
        </w:rPr>
      </w:pPr>
      <w:r w:rsidRPr="00513E82">
        <w:rPr>
          <w:rFonts w:ascii="Times New Roman" w:hAnsi="Times New Roman" w:cs="Times New Roman"/>
          <w:sz w:val="24"/>
          <w:szCs w:val="24"/>
        </w:rPr>
        <w:t xml:space="preserve">Duduk dengan tegak menggunakan kursi yang </w:t>
      </w:r>
      <w:proofErr w:type="spellStart"/>
      <w:r>
        <w:rPr>
          <w:rFonts w:ascii="Times New Roman" w:hAnsi="Times New Roman" w:cs="Times New Roman"/>
          <w:sz w:val="24"/>
          <w:szCs w:val="24"/>
          <w:lang w:val="en-US"/>
        </w:rPr>
        <w:t>senyaman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mungkin</w:t>
      </w:r>
      <w:proofErr w:type="spellEnd"/>
    </w:p>
    <w:p w14:paraId="603FE943" w14:textId="6F6EF469" w:rsidR="002C4234" w:rsidRDefault="002C4234" w:rsidP="00B24FFD">
      <w:pPr>
        <w:pStyle w:val="ListParagraph"/>
        <w:numPr>
          <w:ilvl w:val="0"/>
          <w:numId w:val="11"/>
        </w:numPr>
        <w:spacing w:after="200" w:line="360" w:lineRule="auto"/>
        <w:ind w:left="1134" w:hanging="283"/>
        <w:jc w:val="both"/>
        <w:rPr>
          <w:rFonts w:ascii="Times New Roman" w:hAnsi="Times New Roman" w:cs="Times New Roman"/>
          <w:sz w:val="24"/>
          <w:szCs w:val="24"/>
        </w:rPr>
      </w:pPr>
      <w:r w:rsidRPr="00513E82">
        <w:rPr>
          <w:rFonts w:ascii="Times New Roman" w:hAnsi="Times New Roman" w:cs="Times New Roman"/>
          <w:sz w:val="24"/>
          <w:szCs w:val="24"/>
        </w:rPr>
        <w:t>. Biarkan siku rileks dan terbuka membentuk huruf L</w:t>
      </w:r>
    </w:p>
    <w:p w14:paraId="3893B360" w14:textId="1235CF28" w:rsidR="002C4234" w:rsidRDefault="002C4234" w:rsidP="00B24FFD">
      <w:pPr>
        <w:pStyle w:val="ListParagraph"/>
        <w:numPr>
          <w:ilvl w:val="0"/>
          <w:numId w:val="11"/>
        </w:numPr>
        <w:spacing w:after="200" w:line="360" w:lineRule="auto"/>
        <w:ind w:left="1134" w:hanging="283"/>
        <w:jc w:val="both"/>
        <w:rPr>
          <w:rFonts w:ascii="Times New Roman" w:hAnsi="Times New Roman" w:cs="Times New Roman"/>
          <w:sz w:val="24"/>
          <w:szCs w:val="24"/>
        </w:rPr>
      </w:pPr>
      <w:r w:rsidRPr="00513E82">
        <w:rPr>
          <w:rFonts w:ascii="Times New Roman" w:hAnsi="Times New Roman" w:cs="Times New Roman"/>
          <w:sz w:val="24"/>
          <w:szCs w:val="24"/>
        </w:rPr>
        <w:t>Letakkan kaki sejajar dan biarkan menapak</w:t>
      </w:r>
    </w:p>
    <w:p w14:paraId="2DA04D4E" w14:textId="79C269EC" w:rsidR="002C4234" w:rsidRPr="002C4234" w:rsidRDefault="002C4234" w:rsidP="00B24FFD">
      <w:pPr>
        <w:pStyle w:val="ListParagraph"/>
        <w:numPr>
          <w:ilvl w:val="0"/>
          <w:numId w:val="11"/>
        </w:numPr>
        <w:spacing w:after="200" w:line="360" w:lineRule="auto"/>
        <w:ind w:left="1134" w:hanging="283"/>
        <w:jc w:val="both"/>
        <w:rPr>
          <w:rFonts w:ascii="Times New Roman" w:hAnsi="Times New Roman" w:cs="Times New Roman"/>
          <w:sz w:val="24"/>
          <w:szCs w:val="24"/>
        </w:rPr>
      </w:pPr>
      <w:r w:rsidRPr="00513E82">
        <w:rPr>
          <w:rFonts w:ascii="Times New Roman" w:hAnsi="Times New Roman" w:cs="Times New Roman"/>
          <w:sz w:val="24"/>
          <w:szCs w:val="24"/>
        </w:rPr>
        <w:t>Jangan duduk terlalu lama dan regangkan otot secara rutin</w:t>
      </w:r>
    </w:p>
    <w:p w14:paraId="279A3C89" w14:textId="0548EAB9" w:rsidR="00C75B5B" w:rsidRPr="00C75B5B" w:rsidRDefault="002C4234" w:rsidP="002C4234">
      <w:pPr>
        <w:rPr>
          <w:lang w:val="en-US"/>
        </w:rPr>
      </w:pPr>
      <w:r>
        <w:rPr>
          <w:lang w:val="en-US"/>
        </w:rPr>
        <w:br w:type="page"/>
      </w:r>
    </w:p>
    <w:p w14:paraId="1C611C95" w14:textId="77777777" w:rsidR="00BF088F" w:rsidRDefault="00BF088F" w:rsidP="00BF088F">
      <w:pPr>
        <w:pStyle w:val="Heading1"/>
        <w:numPr>
          <w:ilvl w:val="0"/>
          <w:numId w:val="0"/>
        </w:numPr>
        <w:ind w:left="709" w:hanging="133"/>
        <w:jc w:val="center"/>
        <w:rPr>
          <w:rFonts w:ascii="Times New Roman" w:hAnsi="Times New Roman" w:cs="Times New Roman"/>
          <w:b/>
          <w:bCs/>
          <w:color w:val="auto"/>
          <w:lang w:val="en-US"/>
        </w:rPr>
        <w:sectPr w:rsidR="00BF088F" w:rsidSect="00A51896">
          <w:pgSz w:w="11906" w:h="16838"/>
          <w:pgMar w:top="2268" w:right="1701" w:bottom="1701" w:left="2268" w:header="708" w:footer="708" w:gutter="0"/>
          <w:pgNumType w:start="19"/>
          <w:cols w:space="720"/>
          <w:titlePg/>
        </w:sectPr>
      </w:pPr>
      <w:bookmarkStart w:id="120" w:name="_Toc147990119"/>
    </w:p>
    <w:p w14:paraId="0DD1E578" w14:textId="299B0720" w:rsidR="00DD72DF" w:rsidRDefault="00DD72DF" w:rsidP="00BF088F">
      <w:pPr>
        <w:pStyle w:val="Heading1"/>
        <w:numPr>
          <w:ilvl w:val="0"/>
          <w:numId w:val="0"/>
        </w:numPr>
        <w:ind w:left="709" w:hanging="133"/>
        <w:jc w:val="center"/>
        <w:rPr>
          <w:rFonts w:ascii="Times New Roman" w:hAnsi="Times New Roman" w:cs="Times New Roman"/>
          <w:b/>
          <w:bCs/>
          <w:color w:val="auto"/>
          <w:lang w:val="en-US"/>
        </w:rPr>
      </w:pPr>
      <w:bookmarkStart w:id="121" w:name="_Toc148013451"/>
      <w:bookmarkStart w:id="122" w:name="_Toc148013553"/>
      <w:r w:rsidRPr="00DD72DF">
        <w:rPr>
          <w:rFonts w:ascii="Times New Roman" w:hAnsi="Times New Roman" w:cs="Times New Roman"/>
          <w:b/>
          <w:bCs/>
          <w:color w:val="auto"/>
          <w:lang w:val="en-US"/>
        </w:rPr>
        <w:lastRenderedPageBreak/>
        <w:t xml:space="preserve">BAB IV  </w:t>
      </w:r>
      <w:r w:rsidRPr="00DD72DF">
        <w:rPr>
          <w:rFonts w:ascii="Times New Roman" w:hAnsi="Times New Roman" w:cs="Times New Roman"/>
          <w:b/>
          <w:bCs/>
          <w:color w:val="auto"/>
          <w:lang w:val="en-US"/>
        </w:rPr>
        <w:br/>
        <w:t>PENUTUP</w:t>
      </w:r>
      <w:bookmarkEnd w:id="120"/>
      <w:bookmarkEnd w:id="121"/>
      <w:bookmarkEnd w:id="122"/>
    </w:p>
    <w:p w14:paraId="4CFB8E6F" w14:textId="77777777" w:rsidR="00DD72DF" w:rsidRPr="00DD72DF" w:rsidRDefault="00DD72DF" w:rsidP="00DD72DF">
      <w:pPr>
        <w:pStyle w:val="ListParagraph"/>
        <w:keepNext/>
        <w:keepLines/>
        <w:numPr>
          <w:ilvl w:val="0"/>
          <w:numId w:val="1"/>
        </w:numPr>
        <w:spacing w:before="240" w:after="0"/>
        <w:contextualSpacing w:val="0"/>
        <w:outlineLvl w:val="0"/>
        <w:rPr>
          <w:rFonts w:ascii="Calibri Light" w:eastAsia="SimSun" w:hAnsi="Calibri Light"/>
          <w:vanish/>
          <w:color w:val="2F5496"/>
          <w:sz w:val="32"/>
          <w:szCs w:val="32"/>
          <w:lang w:val="en-US"/>
        </w:rPr>
      </w:pPr>
      <w:bookmarkStart w:id="123" w:name="_Toc147990120"/>
      <w:bookmarkStart w:id="124" w:name="_Toc148002208"/>
      <w:bookmarkStart w:id="125" w:name="_Toc148013452"/>
      <w:bookmarkStart w:id="126" w:name="_Toc148013554"/>
      <w:bookmarkEnd w:id="123"/>
      <w:bookmarkEnd w:id="124"/>
      <w:bookmarkEnd w:id="125"/>
      <w:bookmarkEnd w:id="126"/>
    </w:p>
    <w:p w14:paraId="2755DA8C" w14:textId="47B384D4" w:rsidR="00DD72DF" w:rsidRDefault="00DD72DF" w:rsidP="002C4234">
      <w:pPr>
        <w:pStyle w:val="Heading2"/>
        <w:spacing w:before="0" w:line="360" w:lineRule="auto"/>
        <w:rPr>
          <w:rFonts w:ascii="Times New Roman" w:hAnsi="Times New Roman" w:cs="Times New Roman"/>
          <w:b/>
          <w:bCs/>
          <w:color w:val="auto"/>
          <w:sz w:val="24"/>
          <w:szCs w:val="24"/>
          <w:lang w:val="en-US"/>
        </w:rPr>
      </w:pPr>
      <w:bookmarkStart w:id="127" w:name="_Toc147990121"/>
      <w:bookmarkStart w:id="128" w:name="_Toc148013453"/>
      <w:bookmarkStart w:id="129" w:name="_Toc148013555"/>
      <w:proofErr w:type="spellStart"/>
      <w:r w:rsidRPr="00DD72DF">
        <w:rPr>
          <w:rFonts w:ascii="Times New Roman" w:hAnsi="Times New Roman" w:cs="Times New Roman"/>
          <w:b/>
          <w:bCs/>
          <w:color w:val="auto"/>
          <w:sz w:val="24"/>
          <w:szCs w:val="24"/>
          <w:lang w:val="en-US"/>
        </w:rPr>
        <w:t>Simpulan</w:t>
      </w:r>
      <w:bookmarkEnd w:id="127"/>
      <w:bookmarkEnd w:id="128"/>
      <w:bookmarkEnd w:id="129"/>
      <w:proofErr w:type="spellEnd"/>
    </w:p>
    <w:p w14:paraId="5A3EE07B" w14:textId="77777777" w:rsidR="002C4234" w:rsidRDefault="002C4234" w:rsidP="002C4234">
      <w:pPr>
        <w:ind w:left="567" w:firstLine="567"/>
        <w:jc w:val="both"/>
        <w:rPr>
          <w:rFonts w:ascii="Times New Roman" w:hAnsi="Times New Roman" w:cs="Times New Roman"/>
          <w:sz w:val="24"/>
          <w:szCs w:val="24"/>
          <w:lang w:val="en-US"/>
        </w:rPr>
      </w:pPr>
      <w:proofErr w:type="spellStart"/>
      <w:r w:rsidRPr="002C4234">
        <w:rPr>
          <w:rFonts w:ascii="Times New Roman" w:hAnsi="Times New Roman" w:cs="Times New Roman"/>
          <w:sz w:val="24"/>
          <w:szCs w:val="24"/>
          <w:lang w:val="en-US"/>
        </w:rPr>
        <w:t>Dalam</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simpulan</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proyek</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Sistem</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Informasi</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Berbasis</w:t>
      </w:r>
      <w:proofErr w:type="spellEnd"/>
      <w:r w:rsidRPr="002C4234">
        <w:rPr>
          <w:rFonts w:ascii="Times New Roman" w:hAnsi="Times New Roman" w:cs="Times New Roman"/>
          <w:sz w:val="24"/>
          <w:szCs w:val="24"/>
          <w:lang w:val="en-US"/>
        </w:rPr>
        <w:t xml:space="preserve"> Web </w:t>
      </w:r>
      <w:proofErr w:type="spellStart"/>
      <w:r w:rsidRPr="002C4234">
        <w:rPr>
          <w:rFonts w:ascii="Times New Roman" w:hAnsi="Times New Roman" w:cs="Times New Roman"/>
          <w:sz w:val="24"/>
          <w:szCs w:val="24"/>
          <w:lang w:val="en-US"/>
        </w:rPr>
        <w:t>ini</w:t>
      </w:r>
      <w:proofErr w:type="spellEnd"/>
      <w:r w:rsidRPr="002C4234">
        <w:rPr>
          <w:rFonts w:ascii="Times New Roman" w:hAnsi="Times New Roman" w:cs="Times New Roman"/>
          <w:sz w:val="24"/>
          <w:szCs w:val="24"/>
          <w:lang w:val="en-US"/>
        </w:rPr>
        <w:t xml:space="preserve">, kami </w:t>
      </w:r>
      <w:proofErr w:type="spellStart"/>
      <w:r w:rsidRPr="002C4234">
        <w:rPr>
          <w:rFonts w:ascii="Times New Roman" w:hAnsi="Times New Roman" w:cs="Times New Roman"/>
          <w:sz w:val="24"/>
          <w:szCs w:val="24"/>
          <w:lang w:val="en-US"/>
        </w:rPr>
        <w:t>berhasil</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merancang</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mengembangkan</w:t>
      </w:r>
      <w:proofErr w:type="spellEnd"/>
      <w:r w:rsidRPr="002C4234">
        <w:rPr>
          <w:rFonts w:ascii="Times New Roman" w:hAnsi="Times New Roman" w:cs="Times New Roman"/>
          <w:sz w:val="24"/>
          <w:szCs w:val="24"/>
          <w:lang w:val="en-US"/>
        </w:rPr>
        <w:t xml:space="preserve">, dan </w:t>
      </w:r>
      <w:proofErr w:type="spellStart"/>
      <w:r w:rsidRPr="002C4234">
        <w:rPr>
          <w:rFonts w:ascii="Times New Roman" w:hAnsi="Times New Roman" w:cs="Times New Roman"/>
          <w:sz w:val="24"/>
          <w:szCs w:val="24"/>
          <w:lang w:val="en-US"/>
        </w:rPr>
        <w:t>menerapkan</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sistem</w:t>
      </w:r>
      <w:proofErr w:type="spellEnd"/>
      <w:r w:rsidRPr="002C4234">
        <w:rPr>
          <w:rFonts w:ascii="Times New Roman" w:hAnsi="Times New Roman" w:cs="Times New Roman"/>
          <w:sz w:val="24"/>
          <w:szCs w:val="24"/>
          <w:lang w:val="en-US"/>
        </w:rPr>
        <w:t xml:space="preserve"> yang </w:t>
      </w:r>
      <w:proofErr w:type="spellStart"/>
      <w:r w:rsidRPr="002C4234">
        <w:rPr>
          <w:rFonts w:ascii="Times New Roman" w:hAnsi="Times New Roman" w:cs="Times New Roman"/>
          <w:sz w:val="24"/>
          <w:szCs w:val="24"/>
          <w:lang w:val="en-US"/>
        </w:rPr>
        <w:t>memungkinkan</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manajemen</w:t>
      </w:r>
      <w:proofErr w:type="spellEnd"/>
      <w:r w:rsidRPr="002C4234">
        <w:rPr>
          <w:rFonts w:ascii="Times New Roman" w:hAnsi="Times New Roman" w:cs="Times New Roman"/>
          <w:sz w:val="24"/>
          <w:szCs w:val="24"/>
          <w:lang w:val="en-US"/>
        </w:rPr>
        <w:t xml:space="preserve"> yang </w:t>
      </w:r>
      <w:proofErr w:type="spellStart"/>
      <w:r w:rsidRPr="002C4234">
        <w:rPr>
          <w:rFonts w:ascii="Times New Roman" w:hAnsi="Times New Roman" w:cs="Times New Roman"/>
          <w:sz w:val="24"/>
          <w:szCs w:val="24"/>
          <w:lang w:val="en-US"/>
        </w:rPr>
        <w:t>efisien</w:t>
      </w:r>
      <w:proofErr w:type="spellEnd"/>
      <w:r w:rsidRPr="002C4234">
        <w:rPr>
          <w:rFonts w:ascii="Times New Roman" w:hAnsi="Times New Roman" w:cs="Times New Roman"/>
          <w:sz w:val="24"/>
          <w:szCs w:val="24"/>
          <w:lang w:val="en-US"/>
        </w:rPr>
        <w:t xml:space="preserve"> dan </w:t>
      </w:r>
      <w:proofErr w:type="spellStart"/>
      <w:r w:rsidRPr="002C4234">
        <w:rPr>
          <w:rFonts w:ascii="Times New Roman" w:hAnsi="Times New Roman" w:cs="Times New Roman"/>
          <w:sz w:val="24"/>
          <w:szCs w:val="24"/>
          <w:lang w:val="en-US"/>
        </w:rPr>
        <w:t>akses</w:t>
      </w:r>
      <w:proofErr w:type="spellEnd"/>
      <w:r w:rsidRPr="002C4234">
        <w:rPr>
          <w:rFonts w:ascii="Times New Roman" w:hAnsi="Times New Roman" w:cs="Times New Roman"/>
          <w:sz w:val="24"/>
          <w:szCs w:val="24"/>
          <w:lang w:val="en-US"/>
        </w:rPr>
        <w:t xml:space="preserve"> yang </w:t>
      </w:r>
      <w:proofErr w:type="spellStart"/>
      <w:r w:rsidRPr="002C4234">
        <w:rPr>
          <w:rFonts w:ascii="Times New Roman" w:hAnsi="Times New Roman" w:cs="Times New Roman"/>
          <w:sz w:val="24"/>
          <w:szCs w:val="24"/>
          <w:lang w:val="en-US"/>
        </w:rPr>
        <w:t>mudah</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terhadap</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koleksi</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perpustakaan</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Proyek</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ini</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mencakup</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implementasi</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konsep</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dasar</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seperti</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manajemen</w:t>
      </w:r>
      <w:proofErr w:type="spellEnd"/>
      <w:r w:rsidRPr="002C4234">
        <w:rPr>
          <w:rFonts w:ascii="Times New Roman" w:hAnsi="Times New Roman" w:cs="Times New Roman"/>
          <w:sz w:val="24"/>
          <w:szCs w:val="24"/>
          <w:lang w:val="en-US"/>
        </w:rPr>
        <w:t xml:space="preserve"> database, </w:t>
      </w:r>
      <w:proofErr w:type="spellStart"/>
      <w:r w:rsidRPr="002C4234">
        <w:rPr>
          <w:rFonts w:ascii="Times New Roman" w:hAnsi="Times New Roman" w:cs="Times New Roman"/>
          <w:sz w:val="24"/>
          <w:szCs w:val="24"/>
          <w:lang w:val="en-US"/>
        </w:rPr>
        <w:t>desain</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antarmuka</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pengguna</w:t>
      </w:r>
      <w:proofErr w:type="spellEnd"/>
      <w:r w:rsidRPr="002C4234">
        <w:rPr>
          <w:rFonts w:ascii="Times New Roman" w:hAnsi="Times New Roman" w:cs="Times New Roman"/>
          <w:sz w:val="24"/>
          <w:szCs w:val="24"/>
          <w:lang w:val="en-US"/>
        </w:rPr>
        <w:t xml:space="preserve"> yang </w:t>
      </w:r>
      <w:proofErr w:type="spellStart"/>
      <w:r w:rsidRPr="002C4234">
        <w:rPr>
          <w:rFonts w:ascii="Times New Roman" w:hAnsi="Times New Roman" w:cs="Times New Roman"/>
          <w:sz w:val="24"/>
          <w:szCs w:val="24"/>
          <w:lang w:val="en-US"/>
        </w:rPr>
        <w:t>responsif</w:t>
      </w:r>
      <w:proofErr w:type="spellEnd"/>
      <w:r w:rsidRPr="002C4234">
        <w:rPr>
          <w:rFonts w:ascii="Times New Roman" w:hAnsi="Times New Roman" w:cs="Times New Roman"/>
          <w:sz w:val="24"/>
          <w:szCs w:val="24"/>
          <w:lang w:val="en-US"/>
        </w:rPr>
        <w:t xml:space="preserve">, dan </w:t>
      </w:r>
      <w:proofErr w:type="spellStart"/>
      <w:r w:rsidRPr="002C4234">
        <w:rPr>
          <w:rFonts w:ascii="Times New Roman" w:hAnsi="Times New Roman" w:cs="Times New Roman"/>
          <w:sz w:val="24"/>
          <w:szCs w:val="24"/>
          <w:lang w:val="en-US"/>
        </w:rPr>
        <w:t>pengamanan</w:t>
      </w:r>
      <w:proofErr w:type="spellEnd"/>
      <w:r w:rsidRPr="002C4234">
        <w:rPr>
          <w:rFonts w:ascii="Times New Roman" w:hAnsi="Times New Roman" w:cs="Times New Roman"/>
          <w:sz w:val="24"/>
          <w:szCs w:val="24"/>
          <w:lang w:val="en-US"/>
        </w:rPr>
        <w:t xml:space="preserve"> data. </w:t>
      </w:r>
      <w:proofErr w:type="spellStart"/>
      <w:r w:rsidRPr="002C4234">
        <w:rPr>
          <w:rFonts w:ascii="Times New Roman" w:hAnsi="Times New Roman" w:cs="Times New Roman"/>
          <w:sz w:val="24"/>
          <w:szCs w:val="24"/>
          <w:lang w:val="en-US"/>
        </w:rPr>
        <w:t>Sistem</w:t>
      </w:r>
      <w:proofErr w:type="spellEnd"/>
      <w:r w:rsidRPr="002C4234">
        <w:rPr>
          <w:rFonts w:ascii="Times New Roman" w:hAnsi="Times New Roman" w:cs="Times New Roman"/>
          <w:sz w:val="24"/>
          <w:szCs w:val="24"/>
          <w:lang w:val="en-US"/>
        </w:rPr>
        <w:t xml:space="preserve"> yang </w:t>
      </w:r>
      <w:proofErr w:type="spellStart"/>
      <w:r w:rsidRPr="002C4234">
        <w:rPr>
          <w:rFonts w:ascii="Times New Roman" w:hAnsi="Times New Roman" w:cs="Times New Roman"/>
          <w:sz w:val="24"/>
          <w:szCs w:val="24"/>
          <w:lang w:val="en-US"/>
        </w:rPr>
        <w:t>telah</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dibuat</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dapat</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membantu</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perpustakaan</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untuk</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menyediakan</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layanan</w:t>
      </w:r>
      <w:proofErr w:type="spellEnd"/>
      <w:r w:rsidRPr="002C4234">
        <w:rPr>
          <w:rFonts w:ascii="Times New Roman" w:hAnsi="Times New Roman" w:cs="Times New Roman"/>
          <w:sz w:val="24"/>
          <w:szCs w:val="24"/>
          <w:lang w:val="en-US"/>
        </w:rPr>
        <w:t xml:space="preserve"> yang </w:t>
      </w:r>
      <w:proofErr w:type="spellStart"/>
      <w:r w:rsidRPr="002C4234">
        <w:rPr>
          <w:rFonts w:ascii="Times New Roman" w:hAnsi="Times New Roman" w:cs="Times New Roman"/>
          <w:sz w:val="24"/>
          <w:szCs w:val="24"/>
          <w:lang w:val="en-US"/>
        </w:rPr>
        <w:t>lebih</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baik</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kepada</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pengguna</w:t>
      </w:r>
      <w:proofErr w:type="spellEnd"/>
      <w:r w:rsidRPr="002C4234">
        <w:rPr>
          <w:rFonts w:ascii="Times New Roman" w:hAnsi="Times New Roman" w:cs="Times New Roman"/>
          <w:sz w:val="24"/>
          <w:szCs w:val="24"/>
          <w:lang w:val="en-US"/>
        </w:rPr>
        <w:t xml:space="preserve"> dan </w:t>
      </w:r>
      <w:proofErr w:type="spellStart"/>
      <w:r w:rsidRPr="002C4234">
        <w:rPr>
          <w:rFonts w:ascii="Times New Roman" w:hAnsi="Times New Roman" w:cs="Times New Roman"/>
          <w:sz w:val="24"/>
          <w:szCs w:val="24"/>
          <w:lang w:val="en-US"/>
        </w:rPr>
        <w:t>meningkatkan</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efisiensi</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dalam</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pengelolaan</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koleksi</w:t>
      </w:r>
      <w:proofErr w:type="spellEnd"/>
      <w:r w:rsidRPr="002C4234">
        <w:rPr>
          <w:rFonts w:ascii="Times New Roman" w:hAnsi="Times New Roman" w:cs="Times New Roman"/>
          <w:sz w:val="24"/>
          <w:szCs w:val="24"/>
          <w:lang w:val="en-US"/>
        </w:rPr>
        <w:t xml:space="preserve">. </w:t>
      </w:r>
    </w:p>
    <w:p w14:paraId="6442B56C" w14:textId="718A1B1B" w:rsidR="002C4234" w:rsidRPr="002C4234" w:rsidRDefault="002C4234" w:rsidP="002C4234">
      <w:pPr>
        <w:ind w:left="567" w:firstLine="567"/>
        <w:jc w:val="both"/>
        <w:rPr>
          <w:lang w:val="en-US"/>
        </w:rPr>
      </w:pPr>
      <w:proofErr w:type="spellStart"/>
      <w:r w:rsidRPr="002C4234">
        <w:rPr>
          <w:rFonts w:ascii="Times New Roman" w:hAnsi="Times New Roman" w:cs="Times New Roman"/>
          <w:sz w:val="24"/>
          <w:szCs w:val="24"/>
          <w:lang w:val="en-US"/>
        </w:rPr>
        <w:t>Selain</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itu</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proyek</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ini</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menggambarkan</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pentingnya</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teknologi</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berbasis</w:t>
      </w:r>
      <w:proofErr w:type="spellEnd"/>
      <w:r w:rsidRPr="002C4234">
        <w:rPr>
          <w:rFonts w:ascii="Times New Roman" w:hAnsi="Times New Roman" w:cs="Times New Roman"/>
          <w:sz w:val="24"/>
          <w:szCs w:val="24"/>
          <w:lang w:val="en-US"/>
        </w:rPr>
        <w:t xml:space="preserve"> web </w:t>
      </w:r>
      <w:proofErr w:type="spellStart"/>
      <w:r w:rsidRPr="002C4234">
        <w:rPr>
          <w:rFonts w:ascii="Times New Roman" w:hAnsi="Times New Roman" w:cs="Times New Roman"/>
          <w:sz w:val="24"/>
          <w:szCs w:val="24"/>
          <w:lang w:val="en-US"/>
        </w:rPr>
        <w:t>dalam</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meningkatkan</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aksesibilitas</w:t>
      </w:r>
      <w:proofErr w:type="spellEnd"/>
      <w:r w:rsidRPr="002C4234">
        <w:rPr>
          <w:rFonts w:ascii="Times New Roman" w:hAnsi="Times New Roman" w:cs="Times New Roman"/>
          <w:sz w:val="24"/>
          <w:szCs w:val="24"/>
          <w:lang w:val="en-US"/>
        </w:rPr>
        <w:t xml:space="preserve"> dan </w:t>
      </w:r>
      <w:proofErr w:type="spellStart"/>
      <w:r w:rsidRPr="002C4234">
        <w:rPr>
          <w:rFonts w:ascii="Times New Roman" w:hAnsi="Times New Roman" w:cs="Times New Roman"/>
          <w:sz w:val="24"/>
          <w:szCs w:val="24"/>
          <w:lang w:val="en-US"/>
        </w:rPr>
        <w:t>penggunaan</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sumber</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daya</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perpustakaan</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Keberhasilan</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proyek</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ini</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menekankan</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pentingnya</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pemahaman</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akan</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teknologi</w:t>
      </w:r>
      <w:proofErr w:type="spellEnd"/>
      <w:r w:rsidRPr="002C4234">
        <w:rPr>
          <w:rFonts w:ascii="Times New Roman" w:hAnsi="Times New Roman" w:cs="Times New Roman"/>
          <w:sz w:val="24"/>
          <w:szCs w:val="24"/>
          <w:lang w:val="en-US"/>
        </w:rPr>
        <w:t xml:space="preserve"> web dan </w:t>
      </w:r>
      <w:proofErr w:type="spellStart"/>
      <w:r w:rsidRPr="002C4234">
        <w:rPr>
          <w:rFonts w:ascii="Times New Roman" w:hAnsi="Times New Roman" w:cs="Times New Roman"/>
          <w:sz w:val="24"/>
          <w:szCs w:val="24"/>
          <w:lang w:val="en-US"/>
        </w:rPr>
        <w:t>manajemen</w:t>
      </w:r>
      <w:proofErr w:type="spellEnd"/>
      <w:r w:rsidRPr="002C4234">
        <w:rPr>
          <w:rFonts w:ascii="Times New Roman" w:hAnsi="Times New Roman" w:cs="Times New Roman"/>
          <w:sz w:val="24"/>
          <w:szCs w:val="24"/>
          <w:lang w:val="en-US"/>
        </w:rPr>
        <w:t xml:space="preserve"> data yang solid </w:t>
      </w:r>
      <w:proofErr w:type="spellStart"/>
      <w:r w:rsidRPr="002C4234">
        <w:rPr>
          <w:rFonts w:ascii="Times New Roman" w:hAnsi="Times New Roman" w:cs="Times New Roman"/>
          <w:sz w:val="24"/>
          <w:szCs w:val="24"/>
          <w:lang w:val="en-US"/>
        </w:rPr>
        <w:t>dalam</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pengembangan</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sistem</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informasi</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perpustakaan</w:t>
      </w:r>
      <w:proofErr w:type="spellEnd"/>
      <w:r w:rsidRPr="002C4234">
        <w:rPr>
          <w:rFonts w:ascii="Times New Roman" w:hAnsi="Times New Roman" w:cs="Times New Roman"/>
          <w:sz w:val="24"/>
          <w:szCs w:val="24"/>
          <w:lang w:val="en-US"/>
        </w:rPr>
        <w:t xml:space="preserve"> </w:t>
      </w:r>
      <w:proofErr w:type="spellStart"/>
      <w:r w:rsidRPr="002C4234">
        <w:rPr>
          <w:rFonts w:ascii="Times New Roman" w:hAnsi="Times New Roman" w:cs="Times New Roman"/>
          <w:sz w:val="24"/>
          <w:szCs w:val="24"/>
          <w:lang w:val="en-US"/>
        </w:rPr>
        <w:t>berbasis</w:t>
      </w:r>
      <w:proofErr w:type="spellEnd"/>
      <w:r w:rsidRPr="002C4234">
        <w:rPr>
          <w:rFonts w:ascii="Times New Roman" w:hAnsi="Times New Roman" w:cs="Times New Roman"/>
          <w:sz w:val="24"/>
          <w:szCs w:val="24"/>
          <w:lang w:val="en-US"/>
        </w:rPr>
        <w:t xml:space="preserve"> web</w:t>
      </w:r>
      <w:r w:rsidRPr="002C4234">
        <w:rPr>
          <w:lang w:val="en-US"/>
        </w:rPr>
        <w:t>.</w:t>
      </w:r>
    </w:p>
    <w:p w14:paraId="6A17ED5A" w14:textId="77777777" w:rsidR="002C4234" w:rsidRPr="002C4234" w:rsidRDefault="002C4234" w:rsidP="002C4234">
      <w:pPr>
        <w:rPr>
          <w:lang w:val="en-US"/>
        </w:rPr>
      </w:pPr>
    </w:p>
    <w:p w14:paraId="7A708C07" w14:textId="2A51686D" w:rsidR="00DD72DF" w:rsidRDefault="00DD72DF" w:rsidP="002C4234">
      <w:pPr>
        <w:pStyle w:val="Heading2"/>
        <w:spacing w:before="0" w:line="360" w:lineRule="auto"/>
        <w:rPr>
          <w:rFonts w:ascii="Times New Roman" w:hAnsi="Times New Roman" w:cs="Times New Roman"/>
          <w:b/>
          <w:bCs/>
          <w:color w:val="auto"/>
          <w:sz w:val="24"/>
          <w:szCs w:val="24"/>
          <w:lang w:val="en-US"/>
        </w:rPr>
      </w:pPr>
      <w:bookmarkStart w:id="130" w:name="_Toc147990122"/>
      <w:bookmarkStart w:id="131" w:name="_Toc148013454"/>
      <w:bookmarkStart w:id="132" w:name="_Toc148013556"/>
      <w:r w:rsidRPr="00DD72DF">
        <w:rPr>
          <w:rFonts w:ascii="Times New Roman" w:hAnsi="Times New Roman" w:cs="Times New Roman"/>
          <w:b/>
          <w:bCs/>
          <w:color w:val="auto"/>
          <w:sz w:val="24"/>
          <w:szCs w:val="24"/>
          <w:lang w:val="en-US"/>
        </w:rPr>
        <w:t>Saran</w:t>
      </w:r>
      <w:bookmarkEnd w:id="130"/>
      <w:bookmarkEnd w:id="131"/>
      <w:bookmarkEnd w:id="132"/>
    </w:p>
    <w:p w14:paraId="56960A6A" w14:textId="0A1DCEBF" w:rsidR="002C4234" w:rsidRDefault="002C4234" w:rsidP="00B24FFD">
      <w:pPr>
        <w:pStyle w:val="ListParagraph"/>
        <w:numPr>
          <w:ilvl w:val="0"/>
          <w:numId w:val="12"/>
        </w:numPr>
        <w:ind w:left="709" w:hanging="283"/>
        <w:rPr>
          <w:rFonts w:ascii="Times New Roman" w:hAnsi="Times New Roman" w:cs="Times New Roman"/>
          <w:sz w:val="24"/>
          <w:szCs w:val="24"/>
          <w:lang w:val="en-US"/>
        </w:rPr>
      </w:pPr>
      <w:r w:rsidRPr="002C4234">
        <w:rPr>
          <w:rFonts w:ascii="Times New Roman" w:hAnsi="Times New Roman" w:cs="Times New Roman"/>
          <w:sz w:val="24"/>
          <w:szCs w:val="24"/>
          <w:lang w:val="en-US"/>
        </w:rPr>
        <w:t>Saran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Sekolah</w:t>
      </w:r>
      <w:proofErr w:type="spellEnd"/>
    </w:p>
    <w:p w14:paraId="142E0B84" w14:textId="1434E749" w:rsidR="002C4234" w:rsidRDefault="002C4234" w:rsidP="002C4234">
      <w:pPr>
        <w:pStyle w:val="ListParagraph"/>
        <w:spacing w:after="0" w:line="360" w:lineRule="auto"/>
        <w:ind w:left="567" w:firstLine="426"/>
        <w:jc w:val="both"/>
        <w:rPr>
          <w:rFonts w:ascii="Times New Roman" w:hAnsi="Times New Roman" w:cs="Times New Roman"/>
          <w:sz w:val="24"/>
          <w:szCs w:val="24"/>
          <w:lang w:val="en-US"/>
        </w:rPr>
      </w:pPr>
      <w:r>
        <w:rPr>
          <w:rFonts w:ascii="Times New Roman" w:eastAsia="Times New Roman" w:hAnsi="Times New Roman" w:cs="Times New Roman"/>
          <w:color w:val="000000"/>
          <w:sz w:val="24"/>
          <w:szCs w:val="24"/>
        </w:rPr>
        <w:t>Hendaknya sekolah dapat mengusahakan dan menempatkan siswanya pada Perusahaan atau Industri, sehingga memungkinkan ditolaknya surat permohonan Praktik Kerja Lapangan (PKL) dapat berkurang. Kegiatan Praktik Kerja Lapangan (PKL) ini hendaknya Guru Pembimbing dapat lebih dekat dan aktif pada siswa untuk melihat langsung siswanya dalam Industri, serta sekolah menyediakan peralatan Keselamatan Kerja</w:t>
      </w:r>
    </w:p>
    <w:p w14:paraId="42437C27" w14:textId="138907D4" w:rsidR="002C4234" w:rsidRDefault="0012605E" w:rsidP="00B24FFD">
      <w:pPr>
        <w:pStyle w:val="ListParagraph"/>
        <w:numPr>
          <w:ilvl w:val="0"/>
          <w:numId w:val="12"/>
        </w:numPr>
        <w:spacing w:after="0" w:line="360" w:lineRule="auto"/>
        <w:ind w:left="709" w:hanging="283"/>
        <w:rPr>
          <w:rFonts w:ascii="Times New Roman" w:hAnsi="Times New Roman" w:cs="Times New Roman"/>
          <w:sz w:val="24"/>
          <w:szCs w:val="24"/>
          <w:lang w:val="en-US"/>
        </w:rPr>
      </w:pPr>
      <w:r>
        <w:rPr>
          <w:rFonts w:ascii="Times New Roman" w:hAnsi="Times New Roman" w:cs="Times New Roman"/>
          <w:sz w:val="24"/>
          <w:szCs w:val="24"/>
          <w:lang w:val="en-US"/>
        </w:rPr>
        <w:t xml:space="preserve">Saran </w:t>
      </w:r>
      <w:proofErr w:type="spellStart"/>
      <w:r>
        <w:rPr>
          <w:rFonts w:ascii="Times New Roman" w:hAnsi="Times New Roman" w:cs="Times New Roman"/>
          <w:sz w:val="24"/>
          <w:szCs w:val="24"/>
          <w:lang w:val="en-US"/>
        </w:rPr>
        <w:t>bagi</w:t>
      </w:r>
      <w:proofErr w:type="spellEnd"/>
      <w:r>
        <w:rPr>
          <w:rFonts w:ascii="Times New Roman" w:hAnsi="Times New Roman" w:cs="Times New Roman"/>
          <w:sz w:val="24"/>
          <w:szCs w:val="24"/>
          <w:lang w:val="en-US"/>
        </w:rPr>
        <w:t xml:space="preserve"> Perusahaan</w:t>
      </w:r>
    </w:p>
    <w:p w14:paraId="293DD4D9" w14:textId="77777777" w:rsidR="00BF088F" w:rsidRDefault="0012605E" w:rsidP="0012605E">
      <w:pPr>
        <w:pStyle w:val="ListParagraph"/>
        <w:shd w:val="clear" w:color="auto" w:fill="FFFFFF"/>
        <w:spacing w:after="0" w:line="360" w:lineRule="auto"/>
        <w:ind w:left="567" w:firstLine="426"/>
        <w:jc w:val="both"/>
        <w:rPr>
          <w:rFonts w:ascii="Times New Roman" w:eastAsia="Times New Roman" w:hAnsi="Times New Roman" w:cs="Times New Roman"/>
          <w:color w:val="000000"/>
          <w:sz w:val="24"/>
          <w:szCs w:val="24"/>
        </w:rPr>
        <w:sectPr w:rsidR="00BF088F" w:rsidSect="00A51896">
          <w:headerReference w:type="first" r:id="rId44"/>
          <w:pgSz w:w="11906" w:h="16838"/>
          <w:pgMar w:top="2268" w:right="1701" w:bottom="1701" w:left="2268" w:header="708" w:footer="708" w:gutter="0"/>
          <w:pgNumType w:start="20"/>
          <w:cols w:space="720"/>
          <w:titlePg/>
        </w:sectPr>
      </w:pPr>
      <w:r w:rsidRPr="0012605E">
        <w:rPr>
          <w:rFonts w:ascii="Times New Roman" w:eastAsia="Times New Roman" w:hAnsi="Times New Roman" w:cs="Times New Roman"/>
          <w:color w:val="000000"/>
          <w:sz w:val="24"/>
          <w:szCs w:val="24"/>
        </w:rPr>
        <w:t>Kedisiplinan karyawan harus tetap terjaga dan ditingkatkan.</w:t>
      </w:r>
      <w:r w:rsidRPr="0012605E">
        <w:rPr>
          <w:rFonts w:ascii="Times New Roman" w:eastAsia="Times New Roman" w:hAnsi="Times New Roman" w:cs="Times New Roman"/>
          <w:color w:val="000000"/>
          <w:sz w:val="18"/>
          <w:szCs w:val="18"/>
        </w:rPr>
        <w:t xml:space="preserve"> </w:t>
      </w:r>
      <w:r w:rsidRPr="0012605E">
        <w:rPr>
          <w:rFonts w:ascii="Times New Roman" w:eastAsia="Times New Roman" w:hAnsi="Times New Roman" w:cs="Times New Roman"/>
          <w:color w:val="000000"/>
          <w:sz w:val="24"/>
          <w:szCs w:val="24"/>
        </w:rPr>
        <w:t>Dan kesehatan serta keselamatan kerja karyawan harus tetap terjaga dengan adanya alat-alat keselamatan kerja yang lengkap dan memadai serta adanya pelayanan kesehatan bagi seluruh karyawan</w:t>
      </w:r>
    </w:p>
    <w:p w14:paraId="03064CEE" w14:textId="77777777" w:rsidR="00BF088F" w:rsidRDefault="00BF088F" w:rsidP="00BF088F">
      <w:pPr>
        <w:pStyle w:val="Heading1"/>
        <w:numPr>
          <w:ilvl w:val="0"/>
          <w:numId w:val="0"/>
        </w:numPr>
        <w:jc w:val="center"/>
        <w:rPr>
          <w:rFonts w:ascii="Times New Roman" w:hAnsi="Times New Roman" w:cs="Times New Roman"/>
          <w:b/>
          <w:bCs/>
          <w:color w:val="auto"/>
          <w:lang w:val="en-US"/>
        </w:rPr>
      </w:pPr>
      <w:bookmarkStart w:id="133" w:name="_Toc147990123"/>
      <w:bookmarkStart w:id="134" w:name="_Toc148013455"/>
      <w:bookmarkStart w:id="135" w:name="_Toc148013557"/>
      <w:r w:rsidRPr="00DD72DF">
        <w:rPr>
          <w:rFonts w:ascii="Times New Roman" w:hAnsi="Times New Roman" w:cs="Times New Roman"/>
          <w:b/>
          <w:bCs/>
          <w:color w:val="auto"/>
          <w:lang w:val="en-US"/>
        </w:rPr>
        <w:lastRenderedPageBreak/>
        <w:t>DAFTAR PUSTAKA</w:t>
      </w:r>
      <w:bookmarkEnd w:id="133"/>
      <w:bookmarkEnd w:id="134"/>
      <w:bookmarkEnd w:id="135"/>
    </w:p>
    <w:p w14:paraId="23C1F2F8" w14:textId="77777777" w:rsidR="00BF088F" w:rsidRPr="0012605E" w:rsidRDefault="00BF088F" w:rsidP="00BF088F">
      <w:pPr>
        <w:rPr>
          <w:lang w:val="en-US"/>
        </w:rPr>
      </w:pPr>
    </w:p>
    <w:p w14:paraId="6292E9E3" w14:textId="77777777" w:rsidR="00BF088F" w:rsidRDefault="00BF088F" w:rsidP="00BF088F">
      <w:pPr>
        <w:pStyle w:val="Heading4"/>
        <w:numPr>
          <w:ilvl w:val="0"/>
          <w:numId w:val="0"/>
        </w:numPr>
        <w:spacing w:before="0" w:line="360" w:lineRule="atLeast"/>
        <w:ind w:left="1440" w:hanging="576"/>
        <w:jc w:val="both"/>
        <w:rPr>
          <w:rFonts w:ascii="Times New Roman" w:hAnsi="Times New Roman" w:cs="Times New Roman"/>
          <w:i w:val="0"/>
          <w:iCs w:val="0"/>
          <w:color w:val="000000"/>
          <w:sz w:val="24"/>
          <w:szCs w:val="24"/>
        </w:rPr>
      </w:pPr>
      <w:r w:rsidRPr="0012605E">
        <w:rPr>
          <w:rFonts w:ascii="Times New Roman" w:hAnsi="Times New Roman" w:cs="Times New Roman"/>
          <w:i w:val="0"/>
          <w:iCs w:val="0"/>
          <w:color w:val="000000"/>
          <w:sz w:val="24"/>
          <w:szCs w:val="24"/>
        </w:rPr>
        <w:t xml:space="preserve">Belajar Codeigniter 3 : Kenalan dan Instalasi. (n.d.). Retrieved from </w:t>
      </w:r>
      <w:r>
        <w:rPr>
          <w:rFonts w:ascii="Times New Roman" w:hAnsi="Times New Roman" w:cs="Times New Roman"/>
          <w:i w:val="0"/>
          <w:iCs w:val="0"/>
          <w:color w:val="000000"/>
          <w:sz w:val="24"/>
          <w:szCs w:val="24"/>
        </w:rPr>
        <w:fldChar w:fldCharType="begin"/>
      </w:r>
      <w:r>
        <w:rPr>
          <w:rFonts w:ascii="Times New Roman" w:hAnsi="Times New Roman" w:cs="Times New Roman"/>
          <w:i w:val="0"/>
          <w:iCs w:val="0"/>
          <w:color w:val="000000"/>
          <w:sz w:val="24"/>
          <w:szCs w:val="24"/>
        </w:rPr>
        <w:instrText>HYPERLINK "</w:instrText>
      </w:r>
      <w:r w:rsidRPr="0012605E">
        <w:rPr>
          <w:rFonts w:ascii="Times New Roman" w:hAnsi="Times New Roman" w:cs="Times New Roman"/>
          <w:i w:val="0"/>
          <w:iCs w:val="0"/>
          <w:color w:val="000000"/>
          <w:sz w:val="24"/>
          <w:szCs w:val="24"/>
        </w:rPr>
        <w:instrText>https://codepolitan.com/blog/belajar-codeigniter-3-kenalan</w:instrText>
      </w:r>
      <w:r>
        <w:rPr>
          <w:rFonts w:ascii="Times New Roman" w:hAnsi="Times New Roman" w:cs="Times New Roman"/>
          <w:i w:val="0"/>
          <w:iCs w:val="0"/>
          <w:color w:val="000000"/>
          <w:sz w:val="24"/>
          <w:szCs w:val="24"/>
        </w:rPr>
        <w:instrText>"</w:instrText>
      </w:r>
      <w:r>
        <w:rPr>
          <w:rFonts w:ascii="Times New Roman" w:hAnsi="Times New Roman" w:cs="Times New Roman"/>
          <w:i w:val="0"/>
          <w:iCs w:val="0"/>
          <w:color w:val="000000"/>
          <w:sz w:val="24"/>
          <w:szCs w:val="24"/>
        </w:rPr>
        <w:fldChar w:fldCharType="separate"/>
      </w:r>
      <w:r w:rsidRPr="00FB5726">
        <w:rPr>
          <w:rStyle w:val="Hyperlink"/>
          <w:rFonts w:ascii="Times New Roman" w:hAnsi="Times New Roman" w:cs="Times New Roman"/>
          <w:i w:val="0"/>
          <w:iCs w:val="0"/>
          <w:sz w:val="24"/>
          <w:szCs w:val="24"/>
        </w:rPr>
        <w:t>https://codepolitan.com/blog/belajar-codeigniter-3-kenalan</w:t>
      </w:r>
      <w:r>
        <w:rPr>
          <w:rFonts w:ascii="Times New Roman" w:hAnsi="Times New Roman" w:cs="Times New Roman"/>
          <w:i w:val="0"/>
          <w:iCs w:val="0"/>
          <w:color w:val="000000"/>
          <w:sz w:val="24"/>
          <w:szCs w:val="24"/>
        </w:rPr>
        <w:fldChar w:fldCharType="end"/>
      </w:r>
    </w:p>
    <w:p w14:paraId="3923997C" w14:textId="77777777" w:rsidR="00BF088F" w:rsidRPr="005042E5" w:rsidRDefault="00BF088F" w:rsidP="00BF088F">
      <w:pPr>
        <w:ind w:left="1440" w:hanging="576"/>
        <w:jc w:val="both"/>
      </w:pPr>
    </w:p>
    <w:p w14:paraId="25C3F2BB" w14:textId="77777777" w:rsidR="00BF088F" w:rsidRDefault="00BF088F" w:rsidP="00BF088F">
      <w:pPr>
        <w:pStyle w:val="Heading4"/>
        <w:numPr>
          <w:ilvl w:val="0"/>
          <w:numId w:val="0"/>
        </w:numPr>
        <w:spacing w:before="0" w:line="360" w:lineRule="atLeast"/>
        <w:ind w:left="1440" w:hanging="576"/>
        <w:jc w:val="both"/>
        <w:rPr>
          <w:rFonts w:ascii="Times New Roman" w:hAnsi="Times New Roman" w:cs="Times New Roman"/>
          <w:i w:val="0"/>
          <w:iCs w:val="0"/>
          <w:color w:val="000000"/>
          <w:sz w:val="24"/>
          <w:szCs w:val="24"/>
        </w:rPr>
      </w:pPr>
      <w:r w:rsidRPr="005042E5">
        <w:rPr>
          <w:rFonts w:ascii="Times New Roman" w:hAnsi="Times New Roman" w:cs="Times New Roman"/>
          <w:i w:val="0"/>
          <w:iCs w:val="0"/>
          <w:color w:val="000000"/>
          <w:sz w:val="24"/>
          <w:szCs w:val="24"/>
        </w:rPr>
        <w:t xml:space="preserve">A., F. (2023). Apa Itu HTML? Fungsi dan Cara Kerja HTML. Retrieved from </w:t>
      </w:r>
      <w:r>
        <w:rPr>
          <w:rFonts w:ascii="Times New Roman" w:hAnsi="Times New Roman" w:cs="Times New Roman"/>
          <w:i w:val="0"/>
          <w:iCs w:val="0"/>
          <w:color w:val="000000"/>
          <w:sz w:val="24"/>
          <w:szCs w:val="24"/>
        </w:rPr>
        <w:fldChar w:fldCharType="begin"/>
      </w:r>
      <w:r>
        <w:rPr>
          <w:rFonts w:ascii="Times New Roman" w:hAnsi="Times New Roman" w:cs="Times New Roman"/>
          <w:i w:val="0"/>
          <w:iCs w:val="0"/>
          <w:color w:val="000000"/>
          <w:sz w:val="24"/>
          <w:szCs w:val="24"/>
        </w:rPr>
        <w:instrText>HYPERLINK "</w:instrText>
      </w:r>
      <w:r w:rsidRPr="005042E5">
        <w:rPr>
          <w:rFonts w:ascii="Times New Roman" w:hAnsi="Times New Roman" w:cs="Times New Roman"/>
          <w:i w:val="0"/>
          <w:iCs w:val="0"/>
          <w:color w:val="000000"/>
          <w:sz w:val="24"/>
          <w:szCs w:val="24"/>
        </w:rPr>
        <w:instrText>https://www.hostinger.co.id/tutorial/apa-itu-html</w:instrText>
      </w:r>
      <w:r>
        <w:rPr>
          <w:rFonts w:ascii="Times New Roman" w:hAnsi="Times New Roman" w:cs="Times New Roman"/>
          <w:i w:val="0"/>
          <w:iCs w:val="0"/>
          <w:color w:val="000000"/>
          <w:sz w:val="24"/>
          <w:szCs w:val="24"/>
        </w:rPr>
        <w:instrText>"</w:instrText>
      </w:r>
      <w:r>
        <w:rPr>
          <w:rFonts w:ascii="Times New Roman" w:hAnsi="Times New Roman" w:cs="Times New Roman"/>
          <w:i w:val="0"/>
          <w:iCs w:val="0"/>
          <w:color w:val="000000"/>
          <w:sz w:val="24"/>
          <w:szCs w:val="24"/>
        </w:rPr>
        <w:fldChar w:fldCharType="separate"/>
      </w:r>
      <w:r w:rsidRPr="00FB5726">
        <w:rPr>
          <w:rStyle w:val="Hyperlink"/>
          <w:rFonts w:ascii="Times New Roman" w:hAnsi="Times New Roman" w:cs="Times New Roman"/>
          <w:i w:val="0"/>
          <w:iCs w:val="0"/>
          <w:sz w:val="24"/>
          <w:szCs w:val="24"/>
        </w:rPr>
        <w:t>https://www.hostinger.co.id/tutorial/apa-itu-html</w:t>
      </w:r>
      <w:r>
        <w:rPr>
          <w:rFonts w:ascii="Times New Roman" w:hAnsi="Times New Roman" w:cs="Times New Roman"/>
          <w:i w:val="0"/>
          <w:iCs w:val="0"/>
          <w:color w:val="000000"/>
          <w:sz w:val="24"/>
          <w:szCs w:val="24"/>
        </w:rPr>
        <w:fldChar w:fldCharType="end"/>
      </w:r>
    </w:p>
    <w:p w14:paraId="6943AAC0" w14:textId="77777777" w:rsidR="00BF088F" w:rsidRDefault="00BF088F" w:rsidP="00BF088F"/>
    <w:p w14:paraId="63FA7824" w14:textId="77777777" w:rsidR="00BF088F" w:rsidRDefault="00BF088F" w:rsidP="00BF088F">
      <w:pPr>
        <w:pStyle w:val="Heading4"/>
        <w:numPr>
          <w:ilvl w:val="0"/>
          <w:numId w:val="0"/>
        </w:numPr>
        <w:spacing w:before="0" w:line="360" w:lineRule="atLeast"/>
        <w:ind w:left="1440" w:hanging="576"/>
        <w:rPr>
          <w:rFonts w:ascii="Times New Roman" w:hAnsi="Times New Roman" w:cs="Times New Roman"/>
          <w:i w:val="0"/>
          <w:iCs w:val="0"/>
          <w:color w:val="000000"/>
          <w:sz w:val="24"/>
          <w:szCs w:val="24"/>
        </w:rPr>
      </w:pPr>
      <w:r w:rsidRPr="005042E5">
        <w:rPr>
          <w:rFonts w:ascii="Times New Roman" w:hAnsi="Times New Roman" w:cs="Times New Roman"/>
          <w:i w:val="0"/>
          <w:iCs w:val="0"/>
          <w:color w:val="000000"/>
          <w:sz w:val="24"/>
          <w:szCs w:val="24"/>
        </w:rPr>
        <w:t xml:space="preserve">A., F. (2023). Apa Itu PHP? Pengertian PHP untuk Pemula. Retrieved from </w:t>
      </w:r>
      <w:hyperlink r:id="rId45" w:history="1">
        <w:r w:rsidRPr="00FB5726">
          <w:rPr>
            <w:rStyle w:val="Hyperlink"/>
            <w:rFonts w:ascii="Times New Roman" w:hAnsi="Times New Roman" w:cs="Times New Roman"/>
            <w:i w:val="0"/>
            <w:iCs w:val="0"/>
            <w:sz w:val="24"/>
            <w:szCs w:val="24"/>
          </w:rPr>
          <w:t>https://www.hostinger.co.id/tutorial/apa-itu-php/</w:t>
        </w:r>
      </w:hyperlink>
    </w:p>
    <w:p w14:paraId="1ADFE89A" w14:textId="77777777" w:rsidR="00BF088F" w:rsidRPr="005042E5" w:rsidRDefault="00BF088F" w:rsidP="00BF088F">
      <w:pPr>
        <w:ind w:left="1440" w:hanging="576"/>
      </w:pPr>
    </w:p>
    <w:p w14:paraId="1AEB2886" w14:textId="77777777" w:rsidR="00BF088F" w:rsidRDefault="00BF088F" w:rsidP="00BF088F">
      <w:pPr>
        <w:pStyle w:val="Heading4"/>
        <w:numPr>
          <w:ilvl w:val="0"/>
          <w:numId w:val="0"/>
        </w:numPr>
        <w:spacing w:before="0" w:line="360" w:lineRule="atLeast"/>
        <w:ind w:left="1440" w:hanging="576"/>
        <w:rPr>
          <w:rFonts w:ascii="Times New Roman" w:hAnsi="Times New Roman" w:cs="Times New Roman"/>
          <w:i w:val="0"/>
          <w:iCs w:val="0"/>
          <w:color w:val="000000"/>
          <w:sz w:val="24"/>
          <w:szCs w:val="24"/>
        </w:rPr>
      </w:pPr>
      <w:r w:rsidRPr="005042E5">
        <w:rPr>
          <w:rFonts w:ascii="Times New Roman" w:hAnsi="Times New Roman" w:cs="Times New Roman"/>
          <w:i w:val="0"/>
          <w:iCs w:val="0"/>
          <w:color w:val="000000"/>
          <w:sz w:val="24"/>
          <w:szCs w:val="24"/>
        </w:rPr>
        <w:t xml:space="preserve">C., A. (2022). Apa Itu CSS? Pengertian, Fungsi, dan Cara Kerjanya. Retrieved from </w:t>
      </w:r>
      <w:r>
        <w:rPr>
          <w:rFonts w:ascii="Times New Roman" w:hAnsi="Times New Roman" w:cs="Times New Roman"/>
          <w:i w:val="0"/>
          <w:iCs w:val="0"/>
          <w:color w:val="000000"/>
          <w:sz w:val="24"/>
          <w:szCs w:val="24"/>
        </w:rPr>
        <w:fldChar w:fldCharType="begin"/>
      </w:r>
      <w:r>
        <w:rPr>
          <w:rFonts w:ascii="Times New Roman" w:hAnsi="Times New Roman" w:cs="Times New Roman"/>
          <w:i w:val="0"/>
          <w:iCs w:val="0"/>
          <w:color w:val="000000"/>
          <w:sz w:val="24"/>
          <w:szCs w:val="24"/>
        </w:rPr>
        <w:instrText>HYPERLINK "</w:instrText>
      </w:r>
      <w:r w:rsidRPr="005042E5">
        <w:rPr>
          <w:rFonts w:ascii="Times New Roman" w:hAnsi="Times New Roman" w:cs="Times New Roman"/>
          <w:i w:val="0"/>
          <w:iCs w:val="0"/>
          <w:color w:val="000000"/>
          <w:sz w:val="24"/>
          <w:szCs w:val="24"/>
        </w:rPr>
        <w:instrText>https://www.hostinger.co.id/tutorial/apa-itu-css</w:instrText>
      </w:r>
      <w:r>
        <w:rPr>
          <w:rFonts w:ascii="Times New Roman" w:hAnsi="Times New Roman" w:cs="Times New Roman"/>
          <w:i w:val="0"/>
          <w:iCs w:val="0"/>
          <w:color w:val="000000"/>
          <w:sz w:val="24"/>
          <w:szCs w:val="24"/>
        </w:rPr>
        <w:instrText>"</w:instrText>
      </w:r>
      <w:r>
        <w:rPr>
          <w:rFonts w:ascii="Times New Roman" w:hAnsi="Times New Roman" w:cs="Times New Roman"/>
          <w:i w:val="0"/>
          <w:iCs w:val="0"/>
          <w:color w:val="000000"/>
          <w:sz w:val="24"/>
          <w:szCs w:val="24"/>
        </w:rPr>
        <w:fldChar w:fldCharType="separate"/>
      </w:r>
      <w:r w:rsidRPr="00FB5726">
        <w:rPr>
          <w:rStyle w:val="Hyperlink"/>
          <w:rFonts w:ascii="Times New Roman" w:hAnsi="Times New Roman" w:cs="Times New Roman"/>
          <w:i w:val="0"/>
          <w:iCs w:val="0"/>
          <w:sz w:val="24"/>
          <w:szCs w:val="24"/>
        </w:rPr>
        <w:t>https://www.hostinger.co.id/tutorial/apa-itu-css</w:t>
      </w:r>
      <w:r>
        <w:rPr>
          <w:rFonts w:ascii="Times New Roman" w:hAnsi="Times New Roman" w:cs="Times New Roman"/>
          <w:i w:val="0"/>
          <w:iCs w:val="0"/>
          <w:color w:val="000000"/>
          <w:sz w:val="24"/>
          <w:szCs w:val="24"/>
        </w:rPr>
        <w:fldChar w:fldCharType="end"/>
      </w:r>
    </w:p>
    <w:p w14:paraId="4A7E6895" w14:textId="77777777" w:rsidR="00BF088F" w:rsidRDefault="00BF088F" w:rsidP="00BF088F">
      <w:pPr>
        <w:ind w:left="1440" w:hanging="576"/>
      </w:pPr>
    </w:p>
    <w:p w14:paraId="6E7EF60A" w14:textId="77777777" w:rsidR="00BF088F" w:rsidRDefault="00BF088F" w:rsidP="00BF088F">
      <w:pPr>
        <w:pStyle w:val="Heading4"/>
        <w:numPr>
          <w:ilvl w:val="0"/>
          <w:numId w:val="0"/>
        </w:numPr>
        <w:spacing w:before="0" w:line="360" w:lineRule="atLeast"/>
        <w:ind w:left="1440" w:hanging="576"/>
        <w:rPr>
          <w:rFonts w:ascii="Times New Roman" w:hAnsi="Times New Roman" w:cs="Times New Roman"/>
          <w:i w:val="0"/>
          <w:iCs w:val="0"/>
          <w:color w:val="000000"/>
          <w:sz w:val="24"/>
          <w:szCs w:val="24"/>
        </w:rPr>
      </w:pPr>
      <w:r w:rsidRPr="005042E5">
        <w:rPr>
          <w:rFonts w:ascii="Times New Roman" w:hAnsi="Times New Roman" w:cs="Times New Roman"/>
          <w:i w:val="0"/>
          <w:iCs w:val="0"/>
          <w:color w:val="000000"/>
          <w:sz w:val="24"/>
          <w:szCs w:val="24"/>
        </w:rPr>
        <w:t xml:space="preserve">A., F. (2023). Apa Itu Bootstrap? Pengertian, Fungsi, dan Kelebihannya. Retrieved from </w:t>
      </w:r>
      <w:r>
        <w:rPr>
          <w:rFonts w:ascii="Times New Roman" w:hAnsi="Times New Roman" w:cs="Times New Roman"/>
          <w:i w:val="0"/>
          <w:iCs w:val="0"/>
          <w:color w:val="000000"/>
          <w:sz w:val="24"/>
          <w:szCs w:val="24"/>
        </w:rPr>
        <w:fldChar w:fldCharType="begin"/>
      </w:r>
      <w:r>
        <w:rPr>
          <w:rFonts w:ascii="Times New Roman" w:hAnsi="Times New Roman" w:cs="Times New Roman"/>
          <w:i w:val="0"/>
          <w:iCs w:val="0"/>
          <w:color w:val="000000"/>
          <w:sz w:val="24"/>
          <w:szCs w:val="24"/>
        </w:rPr>
        <w:instrText>HYPERLINK "</w:instrText>
      </w:r>
      <w:r w:rsidRPr="005042E5">
        <w:rPr>
          <w:rFonts w:ascii="Times New Roman" w:hAnsi="Times New Roman" w:cs="Times New Roman"/>
          <w:i w:val="0"/>
          <w:iCs w:val="0"/>
          <w:color w:val="000000"/>
          <w:sz w:val="24"/>
          <w:szCs w:val="24"/>
        </w:rPr>
        <w:instrText>https://www.hostinger.co.id/tutorial/apa-itu-bootstrap</w:instrText>
      </w:r>
      <w:r>
        <w:rPr>
          <w:rFonts w:ascii="Times New Roman" w:hAnsi="Times New Roman" w:cs="Times New Roman"/>
          <w:i w:val="0"/>
          <w:iCs w:val="0"/>
          <w:color w:val="000000"/>
          <w:sz w:val="24"/>
          <w:szCs w:val="24"/>
        </w:rPr>
        <w:instrText>"</w:instrText>
      </w:r>
      <w:r>
        <w:rPr>
          <w:rFonts w:ascii="Times New Roman" w:hAnsi="Times New Roman" w:cs="Times New Roman"/>
          <w:i w:val="0"/>
          <w:iCs w:val="0"/>
          <w:color w:val="000000"/>
          <w:sz w:val="24"/>
          <w:szCs w:val="24"/>
        </w:rPr>
        <w:fldChar w:fldCharType="separate"/>
      </w:r>
      <w:r w:rsidRPr="00FB5726">
        <w:rPr>
          <w:rStyle w:val="Hyperlink"/>
          <w:rFonts w:ascii="Times New Roman" w:hAnsi="Times New Roman" w:cs="Times New Roman"/>
          <w:i w:val="0"/>
          <w:iCs w:val="0"/>
          <w:sz w:val="24"/>
          <w:szCs w:val="24"/>
        </w:rPr>
        <w:t>https://www.hostinger.co.id/tutorial/apa-itu-bootstrap</w:t>
      </w:r>
      <w:r>
        <w:rPr>
          <w:rFonts w:ascii="Times New Roman" w:hAnsi="Times New Roman" w:cs="Times New Roman"/>
          <w:i w:val="0"/>
          <w:iCs w:val="0"/>
          <w:color w:val="000000"/>
          <w:sz w:val="24"/>
          <w:szCs w:val="24"/>
        </w:rPr>
        <w:fldChar w:fldCharType="end"/>
      </w:r>
    </w:p>
    <w:p w14:paraId="17B1DCA4" w14:textId="77777777" w:rsidR="00BF088F" w:rsidRDefault="00BF088F" w:rsidP="00BF088F">
      <w:pPr>
        <w:ind w:left="1440" w:hanging="576"/>
      </w:pPr>
    </w:p>
    <w:p w14:paraId="1D6A2E90" w14:textId="77777777" w:rsidR="00BF088F" w:rsidRPr="00AD098D" w:rsidRDefault="00BF088F" w:rsidP="00BF088F">
      <w:pPr>
        <w:pStyle w:val="Heading4"/>
        <w:numPr>
          <w:ilvl w:val="0"/>
          <w:numId w:val="0"/>
        </w:numPr>
        <w:spacing w:before="0" w:line="360" w:lineRule="atLeast"/>
        <w:ind w:left="1440" w:hanging="576"/>
        <w:rPr>
          <w:rFonts w:ascii="Times New Roman" w:hAnsi="Times New Roman" w:cs="Times New Roman"/>
          <w:i w:val="0"/>
          <w:iCs w:val="0"/>
          <w:color w:val="000000"/>
          <w:sz w:val="24"/>
          <w:szCs w:val="24"/>
          <w:lang w:val="en-US"/>
        </w:rPr>
      </w:pPr>
      <w:r w:rsidRPr="000C4495">
        <w:rPr>
          <w:rFonts w:ascii="Times New Roman" w:hAnsi="Times New Roman" w:cs="Times New Roman"/>
          <w:i w:val="0"/>
          <w:iCs w:val="0"/>
          <w:color w:val="000000"/>
          <w:sz w:val="24"/>
          <w:szCs w:val="24"/>
        </w:rPr>
        <w:t xml:space="preserve">XAMPP: Definisi, Fungsi, dan Penerapannya: Biznet Gio. (n.d.). Retrieved from </w:t>
      </w:r>
      <w:r>
        <w:rPr>
          <w:rFonts w:ascii="Times New Roman" w:hAnsi="Times New Roman" w:cs="Times New Roman"/>
          <w:i w:val="0"/>
          <w:iCs w:val="0"/>
          <w:color w:val="000000"/>
          <w:sz w:val="24"/>
          <w:szCs w:val="24"/>
        </w:rPr>
        <w:fldChar w:fldCharType="begin"/>
      </w:r>
      <w:r>
        <w:rPr>
          <w:rFonts w:ascii="Times New Roman" w:hAnsi="Times New Roman" w:cs="Times New Roman"/>
          <w:i w:val="0"/>
          <w:iCs w:val="0"/>
          <w:color w:val="000000"/>
          <w:sz w:val="24"/>
          <w:szCs w:val="24"/>
        </w:rPr>
        <w:instrText>HYPERLINK "</w:instrText>
      </w:r>
      <w:r w:rsidRPr="000C4495">
        <w:rPr>
          <w:rFonts w:ascii="Times New Roman" w:hAnsi="Times New Roman" w:cs="Times New Roman"/>
          <w:i w:val="0"/>
          <w:iCs w:val="0"/>
          <w:color w:val="000000"/>
          <w:sz w:val="24"/>
          <w:szCs w:val="24"/>
        </w:rPr>
        <w:instrText>https://www.biznetgio.com/news/apa-itu-xampp</w:instrText>
      </w:r>
      <w:r>
        <w:rPr>
          <w:rFonts w:ascii="Times New Roman" w:hAnsi="Times New Roman" w:cs="Times New Roman"/>
          <w:i w:val="0"/>
          <w:iCs w:val="0"/>
          <w:color w:val="000000"/>
          <w:sz w:val="24"/>
          <w:szCs w:val="24"/>
        </w:rPr>
        <w:instrText>"</w:instrText>
      </w:r>
      <w:r>
        <w:rPr>
          <w:rFonts w:ascii="Times New Roman" w:hAnsi="Times New Roman" w:cs="Times New Roman"/>
          <w:i w:val="0"/>
          <w:iCs w:val="0"/>
          <w:color w:val="000000"/>
          <w:sz w:val="24"/>
          <w:szCs w:val="24"/>
        </w:rPr>
        <w:fldChar w:fldCharType="separate"/>
      </w:r>
      <w:r w:rsidRPr="00FB5726">
        <w:rPr>
          <w:rStyle w:val="Hyperlink"/>
          <w:rFonts w:ascii="Times New Roman" w:hAnsi="Times New Roman" w:cs="Times New Roman"/>
          <w:i w:val="0"/>
          <w:iCs w:val="0"/>
          <w:sz w:val="24"/>
          <w:szCs w:val="24"/>
        </w:rPr>
        <w:t>https://www.biznetgio.com/news/apa-itu-xampp</w:t>
      </w:r>
      <w:r>
        <w:rPr>
          <w:rFonts w:ascii="Times New Roman" w:hAnsi="Times New Roman" w:cs="Times New Roman"/>
          <w:i w:val="0"/>
          <w:iCs w:val="0"/>
          <w:color w:val="000000"/>
          <w:sz w:val="24"/>
          <w:szCs w:val="24"/>
        </w:rPr>
        <w:fldChar w:fldCharType="end"/>
      </w:r>
    </w:p>
    <w:p w14:paraId="0D88F985" w14:textId="77777777" w:rsidR="00BF088F" w:rsidRDefault="00BF088F" w:rsidP="00BF088F"/>
    <w:p w14:paraId="152512B7" w14:textId="69FF0B3C" w:rsidR="00BA4500" w:rsidRDefault="00BF088F" w:rsidP="00BA4500">
      <w:pPr>
        <w:pStyle w:val="Heading4"/>
        <w:numPr>
          <w:ilvl w:val="0"/>
          <w:numId w:val="0"/>
        </w:numPr>
        <w:spacing w:before="0" w:line="360" w:lineRule="atLeast"/>
        <w:ind w:left="1440" w:hanging="576"/>
        <w:rPr>
          <w:rFonts w:ascii="Times New Roman" w:hAnsi="Times New Roman" w:cs="Times New Roman"/>
          <w:i w:val="0"/>
          <w:iCs w:val="0"/>
          <w:color w:val="000000"/>
          <w:sz w:val="21"/>
          <w:szCs w:val="21"/>
        </w:rPr>
      </w:pPr>
      <w:r w:rsidRPr="000C4495">
        <w:rPr>
          <w:rFonts w:ascii="Times New Roman" w:hAnsi="Times New Roman" w:cs="Times New Roman"/>
          <w:i w:val="0"/>
          <w:iCs w:val="0"/>
          <w:color w:val="000000"/>
          <w:sz w:val="21"/>
          <w:szCs w:val="21"/>
        </w:rPr>
        <w:t xml:space="preserve">Apa itu Database? Contoh Produk dan Fungsinya. (2020). Retrieved from </w:t>
      </w:r>
      <w:r>
        <w:rPr>
          <w:rFonts w:ascii="Times New Roman" w:hAnsi="Times New Roman" w:cs="Times New Roman"/>
          <w:i w:val="0"/>
          <w:iCs w:val="0"/>
          <w:color w:val="000000"/>
          <w:sz w:val="21"/>
          <w:szCs w:val="21"/>
        </w:rPr>
        <w:fldChar w:fldCharType="begin"/>
      </w:r>
      <w:r>
        <w:rPr>
          <w:rFonts w:ascii="Times New Roman" w:hAnsi="Times New Roman" w:cs="Times New Roman"/>
          <w:i w:val="0"/>
          <w:iCs w:val="0"/>
          <w:color w:val="000000"/>
          <w:sz w:val="21"/>
          <w:szCs w:val="21"/>
        </w:rPr>
        <w:instrText>HYPERLINK "</w:instrText>
      </w:r>
      <w:r w:rsidRPr="000C4495">
        <w:rPr>
          <w:rFonts w:ascii="Times New Roman" w:hAnsi="Times New Roman" w:cs="Times New Roman"/>
          <w:i w:val="0"/>
          <w:iCs w:val="0"/>
          <w:color w:val="000000"/>
          <w:sz w:val="21"/>
          <w:szCs w:val="21"/>
        </w:rPr>
        <w:instrText>https://www.dicoding.com/blog/apa-itu-database/</w:instrText>
      </w:r>
      <w:r>
        <w:rPr>
          <w:rFonts w:ascii="Times New Roman" w:hAnsi="Times New Roman" w:cs="Times New Roman"/>
          <w:i w:val="0"/>
          <w:iCs w:val="0"/>
          <w:color w:val="000000"/>
          <w:sz w:val="21"/>
          <w:szCs w:val="21"/>
        </w:rPr>
        <w:instrText>"</w:instrText>
      </w:r>
      <w:r>
        <w:rPr>
          <w:rFonts w:ascii="Times New Roman" w:hAnsi="Times New Roman" w:cs="Times New Roman"/>
          <w:i w:val="0"/>
          <w:iCs w:val="0"/>
          <w:color w:val="000000"/>
          <w:sz w:val="21"/>
          <w:szCs w:val="21"/>
        </w:rPr>
        <w:fldChar w:fldCharType="separate"/>
      </w:r>
      <w:r w:rsidRPr="00FB5726">
        <w:rPr>
          <w:rStyle w:val="Hyperlink"/>
          <w:rFonts w:ascii="Times New Roman" w:hAnsi="Times New Roman" w:cs="Times New Roman"/>
          <w:i w:val="0"/>
          <w:iCs w:val="0"/>
          <w:sz w:val="21"/>
          <w:szCs w:val="21"/>
        </w:rPr>
        <w:t>https://www.dicoding.com/blog/apa-itu-database/</w:t>
      </w:r>
      <w:r>
        <w:rPr>
          <w:rFonts w:ascii="Times New Roman" w:hAnsi="Times New Roman" w:cs="Times New Roman"/>
          <w:i w:val="0"/>
          <w:iCs w:val="0"/>
          <w:color w:val="000000"/>
          <w:sz w:val="21"/>
          <w:szCs w:val="21"/>
        </w:rPr>
        <w:fldChar w:fldCharType="end"/>
      </w:r>
    </w:p>
    <w:p w14:paraId="785EF714" w14:textId="77777777" w:rsidR="00BA4500" w:rsidRDefault="00BA4500">
      <w:pPr>
        <w:rPr>
          <w:rFonts w:ascii="Times New Roman" w:eastAsia="SimSun" w:hAnsi="Times New Roman" w:cs="Times New Roman"/>
          <w:color w:val="000000"/>
          <w:sz w:val="21"/>
          <w:szCs w:val="21"/>
        </w:rPr>
      </w:pPr>
      <w:r>
        <w:rPr>
          <w:rFonts w:ascii="Times New Roman" w:hAnsi="Times New Roman" w:cs="Times New Roman"/>
          <w:i/>
          <w:iCs/>
          <w:color w:val="000000"/>
          <w:sz w:val="21"/>
          <w:szCs w:val="21"/>
        </w:rPr>
        <w:br w:type="page"/>
      </w:r>
    </w:p>
    <w:p w14:paraId="68264C86" w14:textId="77777777" w:rsidR="00BA4500" w:rsidRDefault="00BA4500" w:rsidP="00BA4500">
      <w:pPr>
        <w:pStyle w:val="Heading1"/>
        <w:numPr>
          <w:ilvl w:val="0"/>
          <w:numId w:val="0"/>
        </w:numPr>
        <w:ind w:left="432"/>
        <w:jc w:val="center"/>
        <w:rPr>
          <w:rFonts w:ascii="Times New Roman" w:hAnsi="Times New Roman" w:cs="Times New Roman"/>
          <w:b/>
          <w:bCs/>
          <w:color w:val="auto"/>
          <w:lang w:val="en-US"/>
        </w:rPr>
        <w:sectPr w:rsidR="00BA4500" w:rsidSect="00A51896">
          <w:pgSz w:w="11906" w:h="16838"/>
          <w:pgMar w:top="2268" w:right="1701" w:bottom="1701" w:left="2268" w:header="708" w:footer="708" w:gutter="0"/>
          <w:pgNumType w:start="21"/>
          <w:cols w:space="720"/>
          <w:titlePg/>
        </w:sectPr>
      </w:pPr>
      <w:bookmarkStart w:id="136" w:name="_Toc147990124"/>
    </w:p>
    <w:p w14:paraId="58363A55" w14:textId="77777777" w:rsidR="00031003" w:rsidRDefault="00BA4500" w:rsidP="00031003">
      <w:pPr>
        <w:pStyle w:val="Heading1"/>
        <w:numPr>
          <w:ilvl w:val="0"/>
          <w:numId w:val="0"/>
        </w:numPr>
        <w:ind w:left="432"/>
        <w:jc w:val="center"/>
        <w:rPr>
          <w:rFonts w:ascii="Times New Roman" w:hAnsi="Times New Roman" w:cs="Times New Roman"/>
          <w:b/>
          <w:bCs/>
          <w:color w:val="auto"/>
          <w:lang w:val="en-US"/>
        </w:rPr>
      </w:pPr>
      <w:bookmarkStart w:id="137" w:name="_Toc148013456"/>
      <w:bookmarkStart w:id="138" w:name="_Toc148013558"/>
      <w:r w:rsidRPr="00DD72DF">
        <w:rPr>
          <w:rFonts w:ascii="Times New Roman" w:hAnsi="Times New Roman" w:cs="Times New Roman"/>
          <w:b/>
          <w:bCs/>
          <w:color w:val="auto"/>
          <w:lang w:val="en-US"/>
        </w:rPr>
        <w:lastRenderedPageBreak/>
        <w:t>LAMPIRAN</w:t>
      </w:r>
      <w:bookmarkEnd w:id="136"/>
      <w:bookmarkEnd w:id="137"/>
      <w:bookmarkEnd w:id="138"/>
    </w:p>
    <w:p w14:paraId="11C4C2DA" w14:textId="77777777" w:rsidR="00CF01B5" w:rsidRPr="00CF01B5" w:rsidRDefault="00CF01B5" w:rsidP="00CF01B5">
      <w:pPr>
        <w:rPr>
          <w:lang w:val="en-US"/>
        </w:rPr>
      </w:pPr>
    </w:p>
    <w:p w14:paraId="3E53B6E8" w14:textId="0C998BEE" w:rsidR="00CF01B5" w:rsidRPr="006439EF" w:rsidRDefault="00CF01B5" w:rsidP="00CF01B5">
      <w:pPr>
        <w:pStyle w:val="Caption"/>
        <w:rPr>
          <w:rFonts w:ascii="Times New Roman" w:hAnsi="Times New Roman" w:cs="Times New Roman"/>
          <w:b/>
          <w:bCs/>
          <w:i w:val="0"/>
          <w:iCs w:val="0"/>
          <w:color w:val="auto"/>
          <w:sz w:val="24"/>
          <w:szCs w:val="24"/>
          <w:lang w:val="en-US"/>
        </w:rPr>
      </w:pPr>
      <w:bookmarkStart w:id="139" w:name="_Toc148013823"/>
      <w:r w:rsidRPr="006439EF">
        <w:rPr>
          <w:rFonts w:ascii="Times New Roman" w:hAnsi="Times New Roman" w:cs="Times New Roman"/>
          <w:b/>
          <w:bCs/>
          <w:i w:val="0"/>
          <w:iCs w:val="0"/>
          <w:color w:val="auto"/>
          <w:sz w:val="24"/>
          <w:szCs w:val="24"/>
        </w:rPr>
        <w:t xml:space="preserve">Lampiran </w:t>
      </w:r>
      <w:r w:rsidRPr="006439EF">
        <w:rPr>
          <w:rFonts w:ascii="Times New Roman" w:hAnsi="Times New Roman" w:cs="Times New Roman"/>
          <w:b/>
          <w:bCs/>
          <w:i w:val="0"/>
          <w:iCs w:val="0"/>
          <w:color w:val="auto"/>
          <w:sz w:val="24"/>
          <w:szCs w:val="24"/>
        </w:rPr>
        <w:fldChar w:fldCharType="begin"/>
      </w:r>
      <w:r w:rsidRPr="006439EF">
        <w:rPr>
          <w:rFonts w:ascii="Times New Roman" w:hAnsi="Times New Roman" w:cs="Times New Roman"/>
          <w:b/>
          <w:bCs/>
          <w:i w:val="0"/>
          <w:iCs w:val="0"/>
          <w:color w:val="auto"/>
          <w:sz w:val="24"/>
          <w:szCs w:val="24"/>
        </w:rPr>
        <w:instrText xml:space="preserve"> SEQ Lampiran \* ARABIC </w:instrText>
      </w:r>
      <w:r w:rsidRPr="006439EF">
        <w:rPr>
          <w:rFonts w:ascii="Times New Roman" w:hAnsi="Times New Roman" w:cs="Times New Roman"/>
          <w:b/>
          <w:bCs/>
          <w:i w:val="0"/>
          <w:iCs w:val="0"/>
          <w:color w:val="auto"/>
          <w:sz w:val="24"/>
          <w:szCs w:val="24"/>
        </w:rPr>
        <w:fldChar w:fldCharType="separate"/>
      </w:r>
      <w:r w:rsidRPr="006439EF">
        <w:rPr>
          <w:rFonts w:ascii="Times New Roman" w:hAnsi="Times New Roman" w:cs="Times New Roman"/>
          <w:b/>
          <w:bCs/>
          <w:i w:val="0"/>
          <w:iCs w:val="0"/>
          <w:noProof/>
          <w:color w:val="auto"/>
          <w:sz w:val="24"/>
          <w:szCs w:val="24"/>
        </w:rPr>
        <w:t>1</w:t>
      </w:r>
      <w:r w:rsidRPr="006439EF">
        <w:rPr>
          <w:rFonts w:ascii="Times New Roman" w:hAnsi="Times New Roman" w:cs="Times New Roman"/>
          <w:b/>
          <w:bCs/>
          <w:i w:val="0"/>
          <w:iCs w:val="0"/>
          <w:color w:val="auto"/>
          <w:sz w:val="24"/>
          <w:szCs w:val="24"/>
        </w:rPr>
        <w:fldChar w:fldCharType="end"/>
      </w:r>
      <w:r w:rsidRPr="006439EF">
        <w:rPr>
          <w:rFonts w:ascii="Times New Roman" w:hAnsi="Times New Roman" w:cs="Times New Roman"/>
          <w:b/>
          <w:bCs/>
          <w:i w:val="0"/>
          <w:iCs w:val="0"/>
          <w:color w:val="auto"/>
          <w:sz w:val="24"/>
          <w:szCs w:val="24"/>
          <w:lang w:val="en-US"/>
        </w:rPr>
        <w:t xml:space="preserve"> </w:t>
      </w:r>
      <w:proofErr w:type="spellStart"/>
      <w:r w:rsidRPr="006439EF">
        <w:rPr>
          <w:rFonts w:ascii="Times New Roman" w:hAnsi="Times New Roman" w:cs="Times New Roman"/>
          <w:b/>
          <w:bCs/>
          <w:i w:val="0"/>
          <w:iCs w:val="0"/>
          <w:color w:val="auto"/>
          <w:sz w:val="24"/>
          <w:szCs w:val="24"/>
          <w:lang w:val="en-US"/>
        </w:rPr>
        <w:t>Absen</w:t>
      </w:r>
      <w:r w:rsidR="004B77F0" w:rsidRPr="006439EF">
        <w:rPr>
          <w:rFonts w:ascii="Times New Roman" w:hAnsi="Times New Roman" w:cs="Times New Roman"/>
          <w:b/>
          <w:bCs/>
          <w:i w:val="0"/>
          <w:iCs w:val="0"/>
          <w:color w:val="auto"/>
          <w:sz w:val="24"/>
          <w:szCs w:val="24"/>
          <w:lang w:val="en-US"/>
        </w:rPr>
        <w:t>si</w:t>
      </w:r>
      <w:proofErr w:type="spellEnd"/>
      <w:r w:rsidR="004B77F0" w:rsidRPr="006439EF">
        <w:rPr>
          <w:rFonts w:ascii="Times New Roman" w:hAnsi="Times New Roman" w:cs="Times New Roman"/>
          <w:b/>
          <w:bCs/>
          <w:i w:val="0"/>
          <w:iCs w:val="0"/>
          <w:color w:val="auto"/>
          <w:sz w:val="24"/>
          <w:szCs w:val="24"/>
          <w:lang w:val="en-US"/>
        </w:rPr>
        <w:t xml:space="preserve"> </w:t>
      </w:r>
      <w:proofErr w:type="spellStart"/>
      <w:r w:rsidR="004B77F0" w:rsidRPr="006439EF">
        <w:rPr>
          <w:rFonts w:ascii="Times New Roman" w:hAnsi="Times New Roman" w:cs="Times New Roman"/>
          <w:b/>
          <w:bCs/>
          <w:i w:val="0"/>
          <w:iCs w:val="0"/>
          <w:color w:val="auto"/>
          <w:sz w:val="24"/>
          <w:szCs w:val="24"/>
          <w:lang w:val="en-US"/>
        </w:rPr>
        <w:t>Harian</w:t>
      </w:r>
      <w:proofErr w:type="spellEnd"/>
      <w:r w:rsidR="004B77F0" w:rsidRPr="006439EF">
        <w:rPr>
          <w:rFonts w:ascii="Times New Roman" w:hAnsi="Times New Roman" w:cs="Times New Roman"/>
          <w:b/>
          <w:bCs/>
          <w:i w:val="0"/>
          <w:iCs w:val="0"/>
          <w:color w:val="auto"/>
          <w:sz w:val="24"/>
          <w:szCs w:val="24"/>
          <w:lang w:val="en-US"/>
        </w:rPr>
        <w:t xml:space="preserve"> PKL</w:t>
      </w:r>
      <w:bookmarkEnd w:id="139"/>
    </w:p>
    <w:p w14:paraId="6DD362A7" w14:textId="77777777" w:rsidR="006439EF" w:rsidRDefault="006439EF" w:rsidP="006439EF">
      <w:pPr>
        <w:pStyle w:val="Caption"/>
        <w:jc w:val="center"/>
        <w:rPr>
          <w:rFonts w:ascii="Times New Roman" w:hAnsi="Times New Roman" w:cs="Times New Roman"/>
          <w:sz w:val="24"/>
          <w:szCs w:val="24"/>
          <w:lang w:val="en-US"/>
        </w:rPr>
      </w:pPr>
      <w:r>
        <w:rPr>
          <w:noProof/>
        </w:rPr>
        <w:drawing>
          <wp:inline distT="0" distB="0" distL="0" distR="0" wp14:anchorId="005B9ACD" wp14:editId="08C7A1D3">
            <wp:extent cx="1742149" cy="2486025"/>
            <wp:effectExtent l="8890" t="0" r="635" b="635"/>
            <wp:docPr id="5344778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1744922" cy="2489981"/>
                    </a:xfrm>
                    <a:prstGeom prst="rect">
                      <a:avLst/>
                    </a:prstGeom>
                    <a:noFill/>
                    <a:ln>
                      <a:noFill/>
                    </a:ln>
                  </pic:spPr>
                </pic:pic>
              </a:graphicData>
            </a:graphic>
          </wp:inline>
        </w:drawing>
      </w:r>
    </w:p>
    <w:p w14:paraId="5D96AB7F" w14:textId="69680AA2" w:rsidR="00CF01B5" w:rsidRPr="006439EF" w:rsidRDefault="00CF01B5" w:rsidP="006439EF">
      <w:pPr>
        <w:pStyle w:val="Caption"/>
        <w:jc w:val="center"/>
        <w:rPr>
          <w:rFonts w:ascii="Times New Roman" w:hAnsi="Times New Roman" w:cs="Times New Roman"/>
          <w:sz w:val="24"/>
          <w:szCs w:val="24"/>
          <w:lang w:val="en-US"/>
        </w:rPr>
      </w:pPr>
      <w:r>
        <w:rPr>
          <w:noProof/>
        </w:rPr>
        <w:drawing>
          <wp:inline distT="0" distB="0" distL="0" distR="0" wp14:anchorId="454F7530" wp14:editId="031CF3F5">
            <wp:extent cx="1787356" cy="2541978"/>
            <wp:effectExtent l="3492" t="0" r="7303" b="7302"/>
            <wp:docPr id="12679324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6200000">
                      <a:off x="0" y="0"/>
                      <a:ext cx="1791966" cy="2548535"/>
                    </a:xfrm>
                    <a:prstGeom prst="rect">
                      <a:avLst/>
                    </a:prstGeom>
                    <a:noFill/>
                    <a:ln>
                      <a:noFill/>
                    </a:ln>
                  </pic:spPr>
                </pic:pic>
              </a:graphicData>
            </a:graphic>
          </wp:inline>
        </w:drawing>
      </w:r>
    </w:p>
    <w:p w14:paraId="10154A45" w14:textId="08971473" w:rsidR="006439EF" w:rsidRPr="00CF01B5" w:rsidRDefault="006439EF" w:rsidP="006439EF">
      <w:pPr>
        <w:jc w:val="center"/>
        <w:rPr>
          <w:lang w:val="en-US"/>
        </w:rPr>
        <w:sectPr w:rsidR="006439EF" w:rsidRPr="00CF01B5" w:rsidSect="00CA5182">
          <w:footerReference w:type="first" r:id="rId48"/>
          <w:pgSz w:w="11906" w:h="16838"/>
          <w:pgMar w:top="2268" w:right="1701" w:bottom="1701" w:left="2268" w:header="708" w:footer="708" w:gutter="0"/>
          <w:pgNumType w:start="23"/>
          <w:cols w:space="720"/>
          <w:titlePg/>
        </w:sectPr>
      </w:pPr>
      <w:r>
        <w:rPr>
          <w:noProof/>
        </w:rPr>
        <w:drawing>
          <wp:inline distT="0" distB="0" distL="0" distR="0" wp14:anchorId="26F82372" wp14:editId="1C0EE968">
            <wp:extent cx="1814081" cy="2620669"/>
            <wp:effectExtent l="0" t="3493" r="0" b="0"/>
            <wp:docPr id="15471400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16200000">
                      <a:off x="0" y="0"/>
                      <a:ext cx="1817828" cy="2626082"/>
                    </a:xfrm>
                    <a:prstGeom prst="rect">
                      <a:avLst/>
                    </a:prstGeom>
                    <a:noFill/>
                    <a:ln>
                      <a:noFill/>
                    </a:ln>
                  </pic:spPr>
                </pic:pic>
              </a:graphicData>
            </a:graphic>
          </wp:inline>
        </w:drawing>
      </w:r>
    </w:p>
    <w:p w14:paraId="26744547" w14:textId="175AA5D0" w:rsidR="00CF01B5" w:rsidRPr="006439EF" w:rsidRDefault="00CF01B5" w:rsidP="00CF01B5">
      <w:pPr>
        <w:pStyle w:val="Caption"/>
        <w:rPr>
          <w:rFonts w:ascii="Times New Roman" w:hAnsi="Times New Roman" w:cs="Times New Roman"/>
          <w:b/>
          <w:bCs/>
          <w:i w:val="0"/>
          <w:iCs w:val="0"/>
          <w:color w:val="auto"/>
          <w:sz w:val="24"/>
          <w:szCs w:val="24"/>
          <w:lang w:val="en-US"/>
        </w:rPr>
      </w:pPr>
      <w:bookmarkStart w:id="140" w:name="_Toc148013824"/>
      <w:r w:rsidRPr="006439EF">
        <w:rPr>
          <w:rFonts w:ascii="Times New Roman" w:hAnsi="Times New Roman" w:cs="Times New Roman"/>
          <w:b/>
          <w:bCs/>
          <w:i w:val="0"/>
          <w:iCs w:val="0"/>
          <w:color w:val="auto"/>
          <w:sz w:val="24"/>
          <w:szCs w:val="24"/>
        </w:rPr>
        <w:lastRenderedPageBreak/>
        <w:t xml:space="preserve">Lampiran </w:t>
      </w:r>
      <w:r w:rsidRPr="006439EF">
        <w:rPr>
          <w:rFonts w:ascii="Times New Roman" w:hAnsi="Times New Roman" w:cs="Times New Roman"/>
          <w:b/>
          <w:bCs/>
          <w:i w:val="0"/>
          <w:iCs w:val="0"/>
          <w:color w:val="auto"/>
          <w:sz w:val="24"/>
          <w:szCs w:val="24"/>
        </w:rPr>
        <w:fldChar w:fldCharType="begin"/>
      </w:r>
      <w:r w:rsidRPr="006439EF">
        <w:rPr>
          <w:rFonts w:ascii="Times New Roman" w:hAnsi="Times New Roman" w:cs="Times New Roman"/>
          <w:b/>
          <w:bCs/>
          <w:i w:val="0"/>
          <w:iCs w:val="0"/>
          <w:color w:val="auto"/>
          <w:sz w:val="24"/>
          <w:szCs w:val="24"/>
        </w:rPr>
        <w:instrText xml:space="preserve"> SEQ Lampiran \* ARABIC </w:instrText>
      </w:r>
      <w:r w:rsidRPr="006439EF">
        <w:rPr>
          <w:rFonts w:ascii="Times New Roman" w:hAnsi="Times New Roman" w:cs="Times New Roman"/>
          <w:b/>
          <w:bCs/>
          <w:i w:val="0"/>
          <w:iCs w:val="0"/>
          <w:color w:val="auto"/>
          <w:sz w:val="24"/>
          <w:szCs w:val="24"/>
        </w:rPr>
        <w:fldChar w:fldCharType="separate"/>
      </w:r>
      <w:r w:rsidRPr="006439EF">
        <w:rPr>
          <w:rFonts w:ascii="Times New Roman" w:hAnsi="Times New Roman" w:cs="Times New Roman"/>
          <w:b/>
          <w:bCs/>
          <w:i w:val="0"/>
          <w:iCs w:val="0"/>
          <w:noProof/>
          <w:color w:val="auto"/>
          <w:sz w:val="24"/>
          <w:szCs w:val="24"/>
        </w:rPr>
        <w:t>2</w:t>
      </w:r>
      <w:r w:rsidRPr="006439EF">
        <w:rPr>
          <w:rFonts w:ascii="Times New Roman" w:hAnsi="Times New Roman" w:cs="Times New Roman"/>
          <w:b/>
          <w:bCs/>
          <w:i w:val="0"/>
          <w:iCs w:val="0"/>
          <w:color w:val="auto"/>
          <w:sz w:val="24"/>
          <w:szCs w:val="24"/>
        </w:rPr>
        <w:fldChar w:fldCharType="end"/>
      </w:r>
      <w:r w:rsidR="006439EF" w:rsidRPr="006439EF">
        <w:rPr>
          <w:rFonts w:ascii="Times New Roman" w:hAnsi="Times New Roman" w:cs="Times New Roman"/>
          <w:b/>
          <w:bCs/>
          <w:i w:val="0"/>
          <w:iCs w:val="0"/>
          <w:color w:val="auto"/>
          <w:sz w:val="24"/>
          <w:szCs w:val="24"/>
          <w:lang w:val="en-US"/>
        </w:rPr>
        <w:t xml:space="preserve"> </w:t>
      </w:r>
      <w:proofErr w:type="spellStart"/>
      <w:r w:rsidR="006439EF" w:rsidRPr="006439EF">
        <w:rPr>
          <w:rFonts w:ascii="Times New Roman" w:hAnsi="Times New Roman" w:cs="Times New Roman"/>
          <w:b/>
          <w:bCs/>
          <w:i w:val="0"/>
          <w:iCs w:val="0"/>
          <w:color w:val="auto"/>
          <w:sz w:val="24"/>
          <w:szCs w:val="24"/>
          <w:lang w:val="en-US"/>
        </w:rPr>
        <w:t>Sertifikat</w:t>
      </w:r>
      <w:proofErr w:type="spellEnd"/>
      <w:r w:rsidR="006439EF" w:rsidRPr="006439EF">
        <w:rPr>
          <w:rFonts w:ascii="Times New Roman" w:hAnsi="Times New Roman" w:cs="Times New Roman"/>
          <w:b/>
          <w:bCs/>
          <w:i w:val="0"/>
          <w:iCs w:val="0"/>
          <w:color w:val="auto"/>
          <w:sz w:val="24"/>
          <w:szCs w:val="24"/>
          <w:lang w:val="en-US"/>
        </w:rPr>
        <w:t xml:space="preserve"> PKL</w:t>
      </w:r>
      <w:bookmarkEnd w:id="140"/>
    </w:p>
    <w:p w14:paraId="3C61D6D3" w14:textId="00DC81AA" w:rsidR="00CF01B5" w:rsidRDefault="00CF01B5" w:rsidP="00CF01B5">
      <w:pPr>
        <w:rPr>
          <w:lang w:val="en-US"/>
        </w:rPr>
        <w:sectPr w:rsidR="00CF01B5" w:rsidSect="00CA5182">
          <w:pgSz w:w="11906" w:h="16838"/>
          <w:pgMar w:top="2268" w:right="1701" w:bottom="1701" w:left="2268" w:header="708" w:footer="708" w:gutter="0"/>
          <w:pgNumType w:start="23"/>
          <w:cols w:space="720"/>
          <w:titlePg/>
        </w:sectPr>
      </w:pPr>
    </w:p>
    <w:p w14:paraId="1FFA0760" w14:textId="5304D141" w:rsidR="00CF01B5" w:rsidRPr="006439EF" w:rsidRDefault="00CF01B5" w:rsidP="00CF01B5">
      <w:pPr>
        <w:pStyle w:val="Caption"/>
        <w:rPr>
          <w:rFonts w:ascii="Times New Roman" w:hAnsi="Times New Roman" w:cs="Times New Roman"/>
          <w:b/>
          <w:bCs/>
          <w:i w:val="0"/>
          <w:iCs w:val="0"/>
          <w:color w:val="auto"/>
          <w:sz w:val="24"/>
          <w:szCs w:val="24"/>
          <w:lang w:val="en-US"/>
        </w:rPr>
      </w:pPr>
      <w:bookmarkStart w:id="141" w:name="_Toc148013825"/>
      <w:r w:rsidRPr="006439EF">
        <w:rPr>
          <w:rFonts w:ascii="Times New Roman" w:hAnsi="Times New Roman" w:cs="Times New Roman"/>
          <w:b/>
          <w:bCs/>
          <w:i w:val="0"/>
          <w:iCs w:val="0"/>
          <w:color w:val="auto"/>
          <w:sz w:val="24"/>
          <w:szCs w:val="24"/>
        </w:rPr>
        <w:lastRenderedPageBreak/>
        <w:t xml:space="preserve">Lampiran </w:t>
      </w:r>
      <w:r w:rsidRPr="006439EF">
        <w:rPr>
          <w:rFonts w:ascii="Times New Roman" w:hAnsi="Times New Roman" w:cs="Times New Roman"/>
          <w:b/>
          <w:bCs/>
          <w:i w:val="0"/>
          <w:iCs w:val="0"/>
          <w:color w:val="auto"/>
          <w:sz w:val="24"/>
          <w:szCs w:val="24"/>
        </w:rPr>
        <w:fldChar w:fldCharType="begin"/>
      </w:r>
      <w:r w:rsidRPr="006439EF">
        <w:rPr>
          <w:rFonts w:ascii="Times New Roman" w:hAnsi="Times New Roman" w:cs="Times New Roman"/>
          <w:b/>
          <w:bCs/>
          <w:i w:val="0"/>
          <w:iCs w:val="0"/>
          <w:color w:val="auto"/>
          <w:sz w:val="24"/>
          <w:szCs w:val="24"/>
        </w:rPr>
        <w:instrText xml:space="preserve"> SEQ Lampiran \* ARABIC </w:instrText>
      </w:r>
      <w:r w:rsidRPr="006439EF">
        <w:rPr>
          <w:rFonts w:ascii="Times New Roman" w:hAnsi="Times New Roman" w:cs="Times New Roman"/>
          <w:b/>
          <w:bCs/>
          <w:i w:val="0"/>
          <w:iCs w:val="0"/>
          <w:color w:val="auto"/>
          <w:sz w:val="24"/>
          <w:szCs w:val="24"/>
        </w:rPr>
        <w:fldChar w:fldCharType="separate"/>
      </w:r>
      <w:r w:rsidRPr="006439EF">
        <w:rPr>
          <w:rFonts w:ascii="Times New Roman" w:hAnsi="Times New Roman" w:cs="Times New Roman"/>
          <w:b/>
          <w:bCs/>
          <w:i w:val="0"/>
          <w:iCs w:val="0"/>
          <w:noProof/>
          <w:color w:val="auto"/>
          <w:sz w:val="24"/>
          <w:szCs w:val="24"/>
        </w:rPr>
        <w:t>3</w:t>
      </w:r>
      <w:r w:rsidRPr="006439EF">
        <w:rPr>
          <w:rFonts w:ascii="Times New Roman" w:hAnsi="Times New Roman" w:cs="Times New Roman"/>
          <w:b/>
          <w:bCs/>
          <w:i w:val="0"/>
          <w:iCs w:val="0"/>
          <w:color w:val="auto"/>
          <w:sz w:val="24"/>
          <w:szCs w:val="24"/>
        </w:rPr>
        <w:fldChar w:fldCharType="end"/>
      </w:r>
      <w:r w:rsidRPr="006439EF">
        <w:rPr>
          <w:rFonts w:ascii="Times New Roman" w:hAnsi="Times New Roman" w:cs="Times New Roman"/>
          <w:b/>
          <w:bCs/>
          <w:i w:val="0"/>
          <w:iCs w:val="0"/>
          <w:color w:val="auto"/>
          <w:sz w:val="24"/>
          <w:szCs w:val="24"/>
          <w:lang w:val="en-US"/>
        </w:rPr>
        <w:t xml:space="preserve"> </w:t>
      </w:r>
      <w:proofErr w:type="spellStart"/>
      <w:r w:rsidR="006439EF" w:rsidRPr="006439EF">
        <w:rPr>
          <w:rFonts w:ascii="Times New Roman" w:hAnsi="Times New Roman" w:cs="Times New Roman"/>
          <w:b/>
          <w:bCs/>
          <w:i w:val="0"/>
          <w:iCs w:val="0"/>
          <w:color w:val="auto"/>
          <w:sz w:val="24"/>
          <w:szCs w:val="24"/>
          <w:lang w:val="en-US"/>
        </w:rPr>
        <w:t>Kartu</w:t>
      </w:r>
      <w:proofErr w:type="spellEnd"/>
      <w:r w:rsidR="006439EF" w:rsidRPr="006439EF">
        <w:rPr>
          <w:rFonts w:ascii="Times New Roman" w:hAnsi="Times New Roman" w:cs="Times New Roman"/>
          <w:b/>
          <w:bCs/>
          <w:i w:val="0"/>
          <w:iCs w:val="0"/>
          <w:color w:val="auto"/>
          <w:sz w:val="24"/>
          <w:szCs w:val="24"/>
          <w:lang w:val="en-US"/>
        </w:rPr>
        <w:t xml:space="preserve"> </w:t>
      </w:r>
      <w:proofErr w:type="spellStart"/>
      <w:r w:rsidR="006439EF" w:rsidRPr="006439EF">
        <w:rPr>
          <w:rFonts w:ascii="Times New Roman" w:hAnsi="Times New Roman" w:cs="Times New Roman"/>
          <w:b/>
          <w:bCs/>
          <w:i w:val="0"/>
          <w:iCs w:val="0"/>
          <w:color w:val="auto"/>
          <w:sz w:val="24"/>
          <w:szCs w:val="24"/>
          <w:lang w:val="en-US"/>
        </w:rPr>
        <w:t>Bimbingan</w:t>
      </w:r>
      <w:proofErr w:type="spellEnd"/>
      <w:r w:rsidR="006439EF" w:rsidRPr="006439EF">
        <w:rPr>
          <w:rFonts w:ascii="Times New Roman" w:hAnsi="Times New Roman" w:cs="Times New Roman"/>
          <w:b/>
          <w:bCs/>
          <w:i w:val="0"/>
          <w:iCs w:val="0"/>
          <w:color w:val="auto"/>
          <w:sz w:val="24"/>
          <w:szCs w:val="24"/>
          <w:lang w:val="en-US"/>
        </w:rPr>
        <w:t xml:space="preserve"> PKL</w:t>
      </w:r>
      <w:bookmarkEnd w:id="141"/>
    </w:p>
    <w:p w14:paraId="3DFE909F" w14:textId="2459926D" w:rsidR="00031003" w:rsidRPr="00CF01B5" w:rsidRDefault="00031003" w:rsidP="00CF01B5">
      <w:pPr>
        <w:rPr>
          <w:lang w:val="en-US"/>
        </w:rPr>
        <w:sectPr w:rsidR="00031003" w:rsidRPr="00CF01B5" w:rsidSect="00CA5182">
          <w:pgSz w:w="11906" w:h="16838"/>
          <w:pgMar w:top="2268" w:right="1701" w:bottom="1701" w:left="2268" w:header="708" w:footer="708" w:gutter="0"/>
          <w:pgNumType w:start="23"/>
          <w:cols w:space="720"/>
          <w:titlePg/>
        </w:sectPr>
      </w:pPr>
    </w:p>
    <w:p w14:paraId="7139403A" w14:textId="2D0B2793" w:rsidR="00CF01B5" w:rsidRDefault="00CF01B5" w:rsidP="00CF01B5">
      <w:pPr>
        <w:rPr>
          <w:lang w:val="en-US"/>
        </w:rPr>
        <w:sectPr w:rsidR="00CF01B5" w:rsidSect="00A51896">
          <w:footerReference w:type="default" r:id="rId50"/>
          <w:headerReference w:type="first" r:id="rId51"/>
          <w:pgSz w:w="11906" w:h="16838"/>
          <w:pgMar w:top="2268" w:right="1701" w:bottom="1701" w:left="2268" w:header="708" w:footer="708" w:gutter="0"/>
          <w:cols w:space="708"/>
          <w:titlePg/>
          <w:docGrid w:linePitch="360"/>
        </w:sectPr>
      </w:pPr>
    </w:p>
    <w:p w14:paraId="72E8E533" w14:textId="2E0C5844" w:rsidR="00CF01B5" w:rsidRPr="00CF01B5" w:rsidRDefault="00CF01B5" w:rsidP="00FB5A51">
      <w:pPr>
        <w:rPr>
          <w:lang w:val="en-US"/>
        </w:rPr>
      </w:pPr>
    </w:p>
    <w:sectPr w:rsidR="00CF01B5" w:rsidRPr="00CF01B5" w:rsidSect="007A1BF0">
      <w:footerReference w:type="default" r:id="rId52"/>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FC89B" w14:textId="77777777" w:rsidR="00B24FFD" w:rsidRDefault="00B24FFD">
      <w:pPr>
        <w:spacing w:after="0" w:line="240" w:lineRule="auto"/>
      </w:pPr>
      <w:r>
        <w:separator/>
      </w:r>
    </w:p>
  </w:endnote>
  <w:endnote w:type="continuationSeparator" w:id="0">
    <w:p w14:paraId="41330279" w14:textId="77777777" w:rsidR="00B24FFD" w:rsidRDefault="00B24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A1B17" w14:textId="7F2ACE01" w:rsidR="00325B90" w:rsidRDefault="00325B90" w:rsidP="00325B90">
    <w:pPr>
      <w:pStyle w:val="Footer"/>
    </w:pPr>
  </w:p>
  <w:p w14:paraId="3E07E58D" w14:textId="77777777" w:rsidR="00AD286F" w:rsidRDefault="00AD286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43496"/>
      <w:docPartObj>
        <w:docPartGallery w:val="Page Numbers (Bottom of Page)"/>
        <w:docPartUnique/>
      </w:docPartObj>
    </w:sdtPr>
    <w:sdtEndPr>
      <w:rPr>
        <w:noProof/>
      </w:rPr>
    </w:sdtEndPr>
    <w:sdtContent>
      <w:p w14:paraId="73028563" w14:textId="76BB556C" w:rsidR="00A51896" w:rsidRDefault="00B24FFD">
        <w:pPr>
          <w:pStyle w:val="Footer"/>
          <w:jc w:val="center"/>
        </w:pPr>
      </w:p>
    </w:sdtContent>
  </w:sdt>
  <w:p w14:paraId="42C4108A" w14:textId="77777777" w:rsidR="00A51896" w:rsidRPr="00CA5182" w:rsidRDefault="00A51896" w:rsidP="00CA5182">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705AC" w14:textId="77777777" w:rsidR="007A1466" w:rsidRDefault="00B24FFD">
    <w:pPr>
      <w:pStyle w:val="Footer"/>
      <w:jc w:val="center"/>
    </w:pPr>
    <w:r>
      <w:fldChar w:fldCharType="begin"/>
    </w:r>
    <w:r>
      <w:instrText xml:space="preserve"> PAGE   \* MERGEFORMAT </w:instrText>
    </w:r>
    <w:r>
      <w:fldChar w:fldCharType="separate"/>
    </w:r>
    <w:r>
      <w:rPr>
        <w:noProof/>
      </w:rPr>
      <w:t>2</w:t>
    </w:r>
    <w:r>
      <w:rPr>
        <w:noProof/>
      </w:rPr>
      <w:fldChar w:fldCharType="end"/>
    </w:r>
  </w:p>
  <w:p w14:paraId="22318183" w14:textId="77777777" w:rsidR="007A1466" w:rsidRDefault="007A1466">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03DE7" w14:textId="77777777" w:rsidR="00A51896" w:rsidRDefault="00A51896" w:rsidP="00A51896">
    <w:pPr>
      <w:pStyle w:val="Footer"/>
    </w:pPr>
    <w:r>
      <w:fldChar w:fldCharType="begin"/>
    </w:r>
    <w:r>
      <w:instrText xml:space="preserve"> PAGE   \* MERGEFORMAT </w:instrText>
    </w:r>
    <w:r>
      <w:fldChar w:fldCharType="separate"/>
    </w:r>
    <w:r>
      <w:rPr>
        <w:noProof/>
      </w:rPr>
      <w:t>2</w:t>
    </w:r>
    <w:r>
      <w:rPr>
        <w:noProof/>
      </w:rPr>
      <w:fldChar w:fldCharType="end"/>
    </w:r>
  </w:p>
  <w:p w14:paraId="4C43B584" w14:textId="77777777" w:rsidR="00A51896" w:rsidRDefault="00A518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903951"/>
      <w:docPartObj>
        <w:docPartGallery w:val="Page Numbers (Bottom of Page)"/>
        <w:docPartUnique/>
      </w:docPartObj>
    </w:sdtPr>
    <w:sdtEndPr>
      <w:rPr>
        <w:noProof/>
      </w:rPr>
    </w:sdtEndPr>
    <w:sdtContent>
      <w:p w14:paraId="0A1B1C68" w14:textId="276ED539" w:rsidR="00276BAE" w:rsidRDefault="00276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E3A144" w14:textId="77777777" w:rsidR="00276BAE" w:rsidRDefault="00276B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7815513"/>
      <w:docPartObj>
        <w:docPartGallery w:val="Page Numbers (Bottom of Page)"/>
        <w:docPartUnique/>
      </w:docPartObj>
    </w:sdtPr>
    <w:sdtEndPr>
      <w:rPr>
        <w:noProof/>
      </w:rPr>
    </w:sdtEndPr>
    <w:sdtContent>
      <w:p w14:paraId="17DBAE15" w14:textId="630A9C03" w:rsidR="00276BAE" w:rsidRDefault="00276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D20640" w14:textId="77777777" w:rsidR="00276BAE" w:rsidRDefault="00276BA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203455"/>
      <w:docPartObj>
        <w:docPartGallery w:val="Page Numbers (Bottom of Page)"/>
        <w:docPartUnique/>
      </w:docPartObj>
    </w:sdtPr>
    <w:sdtEndPr>
      <w:rPr>
        <w:noProof/>
      </w:rPr>
    </w:sdtEndPr>
    <w:sdtContent>
      <w:p w14:paraId="61DDBA32" w14:textId="0E0B1F07" w:rsidR="00276BAE" w:rsidRDefault="00276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EB7D5D" w14:textId="77777777" w:rsidR="00276BAE" w:rsidRDefault="00276BA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E176F" w14:textId="6D5F6237" w:rsidR="00AD286F" w:rsidRDefault="00AD286F">
    <w:pPr>
      <w:pStyle w:val="Footer"/>
      <w:jc w:val="center"/>
    </w:pPr>
  </w:p>
  <w:p w14:paraId="3A65F7D5" w14:textId="77777777" w:rsidR="00AD286F" w:rsidRDefault="00AD286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19EA4" w14:textId="47F51F19" w:rsidR="00A51896" w:rsidRDefault="00A51896" w:rsidP="00A51896">
    <w:pPr>
      <w:pStyle w:val="Footer"/>
    </w:pPr>
  </w:p>
  <w:p w14:paraId="54528C70" w14:textId="77777777" w:rsidR="008E1725" w:rsidRDefault="008E172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967909"/>
      <w:docPartObj>
        <w:docPartGallery w:val="Page Numbers (Bottom of Page)"/>
        <w:docPartUnique/>
      </w:docPartObj>
    </w:sdtPr>
    <w:sdtEndPr>
      <w:rPr>
        <w:noProof/>
      </w:rPr>
    </w:sdtEndPr>
    <w:sdtContent>
      <w:p w14:paraId="28997856" w14:textId="77777777" w:rsidR="00276BAE" w:rsidRDefault="00276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AA4965" w14:textId="77777777" w:rsidR="00276BAE" w:rsidRDefault="00276BA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4108070"/>
      <w:docPartObj>
        <w:docPartGallery w:val="Page Numbers (Bottom of Page)"/>
        <w:docPartUnique/>
      </w:docPartObj>
    </w:sdtPr>
    <w:sdtEndPr>
      <w:rPr>
        <w:noProof/>
      </w:rPr>
    </w:sdtEndPr>
    <w:sdtContent>
      <w:p w14:paraId="60A910A2" w14:textId="77777777" w:rsidR="00A51896" w:rsidRDefault="00A518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F00884" w14:textId="77777777" w:rsidR="00A51896" w:rsidRDefault="00A5189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16781"/>
      <w:docPartObj>
        <w:docPartGallery w:val="Page Numbers (Bottom of Page)"/>
        <w:docPartUnique/>
      </w:docPartObj>
    </w:sdtPr>
    <w:sdtEndPr>
      <w:rPr>
        <w:noProof/>
      </w:rPr>
    </w:sdtEndPr>
    <w:sdtContent>
      <w:p w14:paraId="0320D83E" w14:textId="33C3EB3C" w:rsidR="00A51896" w:rsidRDefault="00A518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96389D" w14:textId="77777777" w:rsidR="0012605E" w:rsidRPr="00CA5182" w:rsidRDefault="0012605E" w:rsidP="00CA518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84CC1" w14:textId="77777777" w:rsidR="00B24FFD" w:rsidRDefault="00B24FFD">
      <w:pPr>
        <w:spacing w:after="0" w:line="240" w:lineRule="auto"/>
      </w:pPr>
      <w:r>
        <w:separator/>
      </w:r>
    </w:p>
  </w:footnote>
  <w:footnote w:type="continuationSeparator" w:id="0">
    <w:p w14:paraId="57699D3E" w14:textId="77777777" w:rsidR="00B24FFD" w:rsidRDefault="00B24F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8D0B" w14:textId="7B7A5958" w:rsidR="00A51896" w:rsidRDefault="00A51896">
    <w:pPr>
      <w:pStyle w:val="Header"/>
      <w:jc w:val="right"/>
    </w:pPr>
  </w:p>
  <w:p w14:paraId="7F95E084" w14:textId="77777777" w:rsidR="00276BAE" w:rsidRDefault="00276B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2101467"/>
      <w:docPartObj>
        <w:docPartGallery w:val="Page Numbers (Top of Page)"/>
        <w:docPartUnique/>
      </w:docPartObj>
    </w:sdtPr>
    <w:sdtEndPr>
      <w:rPr>
        <w:noProof/>
      </w:rPr>
    </w:sdtEndPr>
    <w:sdtContent>
      <w:p w14:paraId="0A5BF293" w14:textId="0EF7D330" w:rsidR="00276BAE" w:rsidRDefault="00276BA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76012B1" w14:textId="77777777" w:rsidR="00276BAE" w:rsidRDefault="00276B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7579029"/>
      <w:docPartObj>
        <w:docPartGallery w:val="Page Numbers (Top of Page)"/>
        <w:docPartUnique/>
      </w:docPartObj>
    </w:sdtPr>
    <w:sdtEndPr>
      <w:rPr>
        <w:noProof/>
      </w:rPr>
    </w:sdtEndPr>
    <w:sdtContent>
      <w:p w14:paraId="4A4BA53C" w14:textId="77777777" w:rsidR="0012605E" w:rsidRDefault="0012605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30ED5D3" w14:textId="77777777" w:rsidR="0012605E" w:rsidRDefault="001260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346192"/>
      <w:docPartObj>
        <w:docPartGallery w:val="Page Numbers (Top of Page)"/>
        <w:docPartUnique/>
      </w:docPartObj>
    </w:sdtPr>
    <w:sdtEndPr>
      <w:rPr>
        <w:noProof/>
      </w:rPr>
    </w:sdtEndPr>
    <w:sdtContent>
      <w:p w14:paraId="6858490D" w14:textId="7020BA0C" w:rsidR="00A51896" w:rsidRDefault="00A5189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A114BFD" w14:textId="77777777" w:rsidR="00A51896" w:rsidRDefault="00A5189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48326" w14:textId="743C5C3F" w:rsidR="00A51896" w:rsidRDefault="00A51896">
    <w:pPr>
      <w:pStyle w:val="Header"/>
      <w:jc w:val="right"/>
    </w:pPr>
  </w:p>
  <w:p w14:paraId="5288263D" w14:textId="77777777" w:rsidR="00A51896" w:rsidRDefault="00A5189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46A50" w14:textId="77777777" w:rsidR="00A51896" w:rsidRDefault="00A51896">
    <w:pPr>
      <w:pStyle w:val="Header"/>
      <w:jc w:val="right"/>
    </w:pPr>
  </w:p>
  <w:p w14:paraId="4CDF4472" w14:textId="77777777" w:rsidR="00A51896" w:rsidRDefault="00A518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D"/>
    <w:multiLevelType w:val="multilevel"/>
    <w:tmpl w:val="7C86B68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68F39B4"/>
    <w:multiLevelType w:val="hybridMultilevel"/>
    <w:tmpl w:val="EB1C3196"/>
    <w:lvl w:ilvl="0" w:tplc="9280D032">
      <w:start w:val="1"/>
      <w:numFmt w:val="lowerLetter"/>
      <w:lvlText w:val="%1."/>
      <w:lvlJc w:val="left"/>
      <w:pPr>
        <w:ind w:left="1152" w:hanging="360"/>
      </w:pPr>
      <w:rPr>
        <w:rFonts w:hint="default"/>
        <w:b w:val="0"/>
        <w:bCs/>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2" w15:restartNumberingAfterBreak="0">
    <w:nsid w:val="07340432"/>
    <w:multiLevelType w:val="hybridMultilevel"/>
    <w:tmpl w:val="4AFE8B4E"/>
    <w:lvl w:ilvl="0" w:tplc="38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22A42B1C"/>
    <w:multiLevelType w:val="hybridMultilevel"/>
    <w:tmpl w:val="3042D62A"/>
    <w:lvl w:ilvl="0" w:tplc="0C78AF64">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 w15:restartNumberingAfterBreak="0">
    <w:nsid w:val="46B41B2C"/>
    <w:multiLevelType w:val="hybridMultilevel"/>
    <w:tmpl w:val="5128D96E"/>
    <w:lvl w:ilvl="0" w:tplc="3809000F">
      <w:start w:val="1"/>
      <w:numFmt w:val="decimal"/>
      <w:lvlText w:val="%1."/>
      <w:lvlJc w:val="left"/>
      <w:pPr>
        <w:ind w:left="1996" w:hanging="360"/>
      </w:pPr>
      <w:rPr>
        <w:rFonts w:hint="default"/>
      </w:r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5" w15:restartNumberingAfterBreak="0">
    <w:nsid w:val="46CC4EA6"/>
    <w:multiLevelType w:val="hybridMultilevel"/>
    <w:tmpl w:val="CDFE0EA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EA437D6"/>
    <w:multiLevelType w:val="multilevel"/>
    <w:tmpl w:val="EE1C3436"/>
    <w:lvl w:ilvl="0">
      <w:start w:val="1"/>
      <w:numFmt w:val="decimal"/>
      <w:lvlText w:val="%1"/>
      <w:lvlJc w:val="left"/>
      <w:pPr>
        <w:ind w:left="720" w:hanging="720"/>
      </w:pPr>
      <w:rPr>
        <w:rFonts w:hint="default"/>
      </w:rPr>
    </w:lvl>
    <w:lvl w:ilvl="1">
      <w:start w:val="1"/>
      <w:numFmt w:val="decimal"/>
      <w:pStyle w:val="SUBJUDU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6510A31"/>
    <w:multiLevelType w:val="hybridMultilevel"/>
    <w:tmpl w:val="5D24A3E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8" w15:restartNumberingAfterBreak="0">
    <w:nsid w:val="69FA5E4E"/>
    <w:multiLevelType w:val="hybridMultilevel"/>
    <w:tmpl w:val="966C46B0"/>
    <w:lvl w:ilvl="0" w:tplc="4574D232">
      <w:start w:val="1"/>
      <w:numFmt w:val="decimal"/>
      <w:lvlText w:val="%1."/>
      <w:lvlJc w:val="left"/>
      <w:pPr>
        <w:ind w:left="144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D33177D"/>
    <w:multiLevelType w:val="hybridMultilevel"/>
    <w:tmpl w:val="C05059C8"/>
    <w:lvl w:ilvl="0" w:tplc="6AEC61F0">
      <w:start w:val="1"/>
      <w:numFmt w:val="decimal"/>
      <w:lvlText w:val="%1."/>
      <w:lvlJc w:val="left"/>
      <w:pPr>
        <w:ind w:left="144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3AE30F0"/>
    <w:multiLevelType w:val="hybridMultilevel"/>
    <w:tmpl w:val="10FE2450"/>
    <w:lvl w:ilvl="0" w:tplc="3809000F">
      <w:start w:val="1"/>
      <w:numFmt w:val="decimal"/>
      <w:lvlText w:val="%1."/>
      <w:lvlJc w:val="left"/>
      <w:pPr>
        <w:ind w:left="1088" w:hanging="360"/>
      </w:pPr>
      <w:rPr>
        <w:rFonts w:hint="default"/>
      </w:rPr>
    </w:lvl>
    <w:lvl w:ilvl="1" w:tplc="38090003" w:tentative="1">
      <w:start w:val="1"/>
      <w:numFmt w:val="bullet"/>
      <w:lvlText w:val="o"/>
      <w:lvlJc w:val="left"/>
      <w:pPr>
        <w:ind w:left="1808" w:hanging="360"/>
      </w:pPr>
      <w:rPr>
        <w:rFonts w:ascii="Courier New" w:hAnsi="Courier New" w:cs="Courier New" w:hint="default"/>
      </w:rPr>
    </w:lvl>
    <w:lvl w:ilvl="2" w:tplc="38090005" w:tentative="1">
      <w:start w:val="1"/>
      <w:numFmt w:val="bullet"/>
      <w:lvlText w:val=""/>
      <w:lvlJc w:val="left"/>
      <w:pPr>
        <w:ind w:left="2528" w:hanging="360"/>
      </w:pPr>
      <w:rPr>
        <w:rFonts w:ascii="Wingdings" w:hAnsi="Wingdings" w:hint="default"/>
      </w:rPr>
    </w:lvl>
    <w:lvl w:ilvl="3" w:tplc="38090001" w:tentative="1">
      <w:start w:val="1"/>
      <w:numFmt w:val="bullet"/>
      <w:lvlText w:val=""/>
      <w:lvlJc w:val="left"/>
      <w:pPr>
        <w:ind w:left="3248" w:hanging="360"/>
      </w:pPr>
      <w:rPr>
        <w:rFonts w:ascii="Symbol" w:hAnsi="Symbol" w:hint="default"/>
      </w:rPr>
    </w:lvl>
    <w:lvl w:ilvl="4" w:tplc="38090003" w:tentative="1">
      <w:start w:val="1"/>
      <w:numFmt w:val="bullet"/>
      <w:lvlText w:val="o"/>
      <w:lvlJc w:val="left"/>
      <w:pPr>
        <w:ind w:left="3968" w:hanging="360"/>
      </w:pPr>
      <w:rPr>
        <w:rFonts w:ascii="Courier New" w:hAnsi="Courier New" w:cs="Courier New" w:hint="default"/>
      </w:rPr>
    </w:lvl>
    <w:lvl w:ilvl="5" w:tplc="38090005" w:tentative="1">
      <w:start w:val="1"/>
      <w:numFmt w:val="bullet"/>
      <w:lvlText w:val=""/>
      <w:lvlJc w:val="left"/>
      <w:pPr>
        <w:ind w:left="4688" w:hanging="360"/>
      </w:pPr>
      <w:rPr>
        <w:rFonts w:ascii="Wingdings" w:hAnsi="Wingdings" w:hint="default"/>
      </w:rPr>
    </w:lvl>
    <w:lvl w:ilvl="6" w:tplc="38090001" w:tentative="1">
      <w:start w:val="1"/>
      <w:numFmt w:val="bullet"/>
      <w:lvlText w:val=""/>
      <w:lvlJc w:val="left"/>
      <w:pPr>
        <w:ind w:left="5408" w:hanging="360"/>
      </w:pPr>
      <w:rPr>
        <w:rFonts w:ascii="Symbol" w:hAnsi="Symbol" w:hint="default"/>
      </w:rPr>
    </w:lvl>
    <w:lvl w:ilvl="7" w:tplc="38090003" w:tentative="1">
      <w:start w:val="1"/>
      <w:numFmt w:val="bullet"/>
      <w:lvlText w:val="o"/>
      <w:lvlJc w:val="left"/>
      <w:pPr>
        <w:ind w:left="6128" w:hanging="360"/>
      </w:pPr>
      <w:rPr>
        <w:rFonts w:ascii="Courier New" w:hAnsi="Courier New" w:cs="Courier New" w:hint="default"/>
      </w:rPr>
    </w:lvl>
    <w:lvl w:ilvl="8" w:tplc="38090005" w:tentative="1">
      <w:start w:val="1"/>
      <w:numFmt w:val="bullet"/>
      <w:lvlText w:val=""/>
      <w:lvlJc w:val="left"/>
      <w:pPr>
        <w:ind w:left="6848" w:hanging="360"/>
      </w:pPr>
      <w:rPr>
        <w:rFonts w:ascii="Wingdings" w:hAnsi="Wingdings" w:hint="default"/>
      </w:rPr>
    </w:lvl>
  </w:abstractNum>
  <w:num w:numId="1">
    <w:abstractNumId w:val="0"/>
  </w:num>
  <w:num w:numId="2">
    <w:abstractNumId w:val="10"/>
  </w:num>
  <w:num w:numId="3">
    <w:abstractNumId w:val="6"/>
  </w:num>
  <w:num w:numId="4">
    <w:abstractNumId w:val="5"/>
  </w:num>
  <w:num w:numId="5">
    <w:abstractNumId w:val="2"/>
  </w:num>
  <w:num w:numId="6">
    <w:abstractNumId w:val="3"/>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9"/>
  </w:num>
  <w:num w:numId="10">
    <w:abstractNumId w:val="8"/>
  </w:num>
  <w:num w:numId="11">
    <w:abstractNumId w:val="4"/>
  </w:num>
  <w:num w:numId="12">
    <w:abstractNumId w:val="1"/>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pit Novita">
    <w15:presenceInfo w15:providerId="Windows Live" w15:userId="73b3005413d092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4A4"/>
    <w:rsid w:val="0000070A"/>
    <w:rsid w:val="00016808"/>
    <w:rsid w:val="00031003"/>
    <w:rsid w:val="00032355"/>
    <w:rsid w:val="000378D6"/>
    <w:rsid w:val="00046ACD"/>
    <w:rsid w:val="00057523"/>
    <w:rsid w:val="00061E9E"/>
    <w:rsid w:val="00064E89"/>
    <w:rsid w:val="0009180E"/>
    <w:rsid w:val="000A577E"/>
    <w:rsid w:val="000B5B26"/>
    <w:rsid w:val="000C4495"/>
    <w:rsid w:val="000D00C3"/>
    <w:rsid w:val="000F3428"/>
    <w:rsid w:val="001035CD"/>
    <w:rsid w:val="00117696"/>
    <w:rsid w:val="001224C2"/>
    <w:rsid w:val="0012605E"/>
    <w:rsid w:val="00127426"/>
    <w:rsid w:val="00133FC2"/>
    <w:rsid w:val="00141B17"/>
    <w:rsid w:val="00146C3D"/>
    <w:rsid w:val="001470DA"/>
    <w:rsid w:val="0015497A"/>
    <w:rsid w:val="00155B41"/>
    <w:rsid w:val="001859D1"/>
    <w:rsid w:val="001914FD"/>
    <w:rsid w:val="0019334F"/>
    <w:rsid w:val="001D115A"/>
    <w:rsid w:val="001D6D6E"/>
    <w:rsid w:val="001D78F7"/>
    <w:rsid w:val="001F5826"/>
    <w:rsid w:val="001F730A"/>
    <w:rsid w:val="002038DC"/>
    <w:rsid w:val="00205A73"/>
    <w:rsid w:val="00220AE1"/>
    <w:rsid w:val="0024343A"/>
    <w:rsid w:val="00264752"/>
    <w:rsid w:val="002669BD"/>
    <w:rsid w:val="0026778B"/>
    <w:rsid w:val="0027357B"/>
    <w:rsid w:val="00276BAE"/>
    <w:rsid w:val="002959B5"/>
    <w:rsid w:val="002B0E95"/>
    <w:rsid w:val="002B693D"/>
    <w:rsid w:val="002C0F93"/>
    <w:rsid w:val="002C4234"/>
    <w:rsid w:val="002E7FAC"/>
    <w:rsid w:val="00302723"/>
    <w:rsid w:val="00311B2A"/>
    <w:rsid w:val="00315AAA"/>
    <w:rsid w:val="00325B90"/>
    <w:rsid w:val="00341270"/>
    <w:rsid w:val="00347A88"/>
    <w:rsid w:val="00362A1B"/>
    <w:rsid w:val="00367A4D"/>
    <w:rsid w:val="003854A4"/>
    <w:rsid w:val="003D1665"/>
    <w:rsid w:val="004018F6"/>
    <w:rsid w:val="004029D0"/>
    <w:rsid w:val="00405A04"/>
    <w:rsid w:val="00407747"/>
    <w:rsid w:val="00407AB4"/>
    <w:rsid w:val="00412EDB"/>
    <w:rsid w:val="00431A0E"/>
    <w:rsid w:val="0043715F"/>
    <w:rsid w:val="004414E5"/>
    <w:rsid w:val="0047593E"/>
    <w:rsid w:val="004850FD"/>
    <w:rsid w:val="00487C1E"/>
    <w:rsid w:val="004B77F0"/>
    <w:rsid w:val="004D3568"/>
    <w:rsid w:val="004E0139"/>
    <w:rsid w:val="005035F5"/>
    <w:rsid w:val="005042E5"/>
    <w:rsid w:val="005043DB"/>
    <w:rsid w:val="00504C66"/>
    <w:rsid w:val="005053DA"/>
    <w:rsid w:val="005135D0"/>
    <w:rsid w:val="00523559"/>
    <w:rsid w:val="00530E7D"/>
    <w:rsid w:val="00531AB3"/>
    <w:rsid w:val="005341D5"/>
    <w:rsid w:val="00586429"/>
    <w:rsid w:val="00587EA6"/>
    <w:rsid w:val="00591ACC"/>
    <w:rsid w:val="00592578"/>
    <w:rsid w:val="005A5398"/>
    <w:rsid w:val="005B4208"/>
    <w:rsid w:val="005C0D04"/>
    <w:rsid w:val="005E09DF"/>
    <w:rsid w:val="005F3D45"/>
    <w:rsid w:val="006050D9"/>
    <w:rsid w:val="00610078"/>
    <w:rsid w:val="00612D48"/>
    <w:rsid w:val="006150E7"/>
    <w:rsid w:val="006207AF"/>
    <w:rsid w:val="00622280"/>
    <w:rsid w:val="0063257C"/>
    <w:rsid w:val="00642AA8"/>
    <w:rsid w:val="006439EF"/>
    <w:rsid w:val="0066089E"/>
    <w:rsid w:val="00673C9C"/>
    <w:rsid w:val="006A3F86"/>
    <w:rsid w:val="006B21ED"/>
    <w:rsid w:val="006B474D"/>
    <w:rsid w:val="006D164D"/>
    <w:rsid w:val="006E3BB1"/>
    <w:rsid w:val="006F3D7F"/>
    <w:rsid w:val="00703E4A"/>
    <w:rsid w:val="00704B1A"/>
    <w:rsid w:val="00712D58"/>
    <w:rsid w:val="00721074"/>
    <w:rsid w:val="0072767A"/>
    <w:rsid w:val="00731F77"/>
    <w:rsid w:val="007339FA"/>
    <w:rsid w:val="0074144C"/>
    <w:rsid w:val="00756E70"/>
    <w:rsid w:val="007A1466"/>
    <w:rsid w:val="007A1BF0"/>
    <w:rsid w:val="007C0CF3"/>
    <w:rsid w:val="007C2B16"/>
    <w:rsid w:val="007C2FAF"/>
    <w:rsid w:val="007D3BA6"/>
    <w:rsid w:val="007D698A"/>
    <w:rsid w:val="007F2CCA"/>
    <w:rsid w:val="007F6078"/>
    <w:rsid w:val="0082458F"/>
    <w:rsid w:val="00825DBA"/>
    <w:rsid w:val="00832760"/>
    <w:rsid w:val="0085086F"/>
    <w:rsid w:val="008548EB"/>
    <w:rsid w:val="00857A7F"/>
    <w:rsid w:val="00860723"/>
    <w:rsid w:val="00866C9F"/>
    <w:rsid w:val="00867F3A"/>
    <w:rsid w:val="00892073"/>
    <w:rsid w:val="00892F25"/>
    <w:rsid w:val="00893AB7"/>
    <w:rsid w:val="00895652"/>
    <w:rsid w:val="008B223D"/>
    <w:rsid w:val="008C6155"/>
    <w:rsid w:val="008D05BD"/>
    <w:rsid w:val="008E089C"/>
    <w:rsid w:val="008E1725"/>
    <w:rsid w:val="008E2867"/>
    <w:rsid w:val="008E2CCC"/>
    <w:rsid w:val="0090233E"/>
    <w:rsid w:val="0091511B"/>
    <w:rsid w:val="00922FD2"/>
    <w:rsid w:val="00924C21"/>
    <w:rsid w:val="00936CF0"/>
    <w:rsid w:val="009534D3"/>
    <w:rsid w:val="009642AE"/>
    <w:rsid w:val="00966914"/>
    <w:rsid w:val="009748C3"/>
    <w:rsid w:val="0098256C"/>
    <w:rsid w:val="00997971"/>
    <w:rsid w:val="009B17E5"/>
    <w:rsid w:val="009D4DD7"/>
    <w:rsid w:val="009F2455"/>
    <w:rsid w:val="009F3C3E"/>
    <w:rsid w:val="009F53CA"/>
    <w:rsid w:val="00A12DBB"/>
    <w:rsid w:val="00A16036"/>
    <w:rsid w:val="00A31CB4"/>
    <w:rsid w:val="00A51896"/>
    <w:rsid w:val="00A570F0"/>
    <w:rsid w:val="00A57EED"/>
    <w:rsid w:val="00A759D0"/>
    <w:rsid w:val="00A77B39"/>
    <w:rsid w:val="00A82F04"/>
    <w:rsid w:val="00A85EBE"/>
    <w:rsid w:val="00A96E82"/>
    <w:rsid w:val="00AA3FE0"/>
    <w:rsid w:val="00AA4E72"/>
    <w:rsid w:val="00AB51C1"/>
    <w:rsid w:val="00AB7C50"/>
    <w:rsid w:val="00AC4964"/>
    <w:rsid w:val="00AD098D"/>
    <w:rsid w:val="00AD144E"/>
    <w:rsid w:val="00AD1880"/>
    <w:rsid w:val="00AD286F"/>
    <w:rsid w:val="00AD4B03"/>
    <w:rsid w:val="00AE5886"/>
    <w:rsid w:val="00B06910"/>
    <w:rsid w:val="00B226B8"/>
    <w:rsid w:val="00B24FFD"/>
    <w:rsid w:val="00B8681D"/>
    <w:rsid w:val="00B97196"/>
    <w:rsid w:val="00BA4500"/>
    <w:rsid w:val="00BB6AF9"/>
    <w:rsid w:val="00BB7FD4"/>
    <w:rsid w:val="00BC1FA1"/>
    <w:rsid w:val="00BC2921"/>
    <w:rsid w:val="00BC4D14"/>
    <w:rsid w:val="00BD012C"/>
    <w:rsid w:val="00BE6B55"/>
    <w:rsid w:val="00BF088F"/>
    <w:rsid w:val="00C15F0D"/>
    <w:rsid w:val="00C2786F"/>
    <w:rsid w:val="00C53D75"/>
    <w:rsid w:val="00C5773F"/>
    <w:rsid w:val="00C75B5B"/>
    <w:rsid w:val="00C82600"/>
    <w:rsid w:val="00C83269"/>
    <w:rsid w:val="00C91DAC"/>
    <w:rsid w:val="00C91E8B"/>
    <w:rsid w:val="00C92234"/>
    <w:rsid w:val="00C94F59"/>
    <w:rsid w:val="00CA5B27"/>
    <w:rsid w:val="00CB5BE6"/>
    <w:rsid w:val="00CC067B"/>
    <w:rsid w:val="00CC0A4F"/>
    <w:rsid w:val="00CD0F41"/>
    <w:rsid w:val="00CD12CB"/>
    <w:rsid w:val="00CD57FF"/>
    <w:rsid w:val="00CE6DFD"/>
    <w:rsid w:val="00CF01B5"/>
    <w:rsid w:val="00CF3297"/>
    <w:rsid w:val="00D02ACC"/>
    <w:rsid w:val="00D05B68"/>
    <w:rsid w:val="00D124E5"/>
    <w:rsid w:val="00D14DFB"/>
    <w:rsid w:val="00D17B8E"/>
    <w:rsid w:val="00D20528"/>
    <w:rsid w:val="00D32947"/>
    <w:rsid w:val="00D4682C"/>
    <w:rsid w:val="00D618EC"/>
    <w:rsid w:val="00D800C2"/>
    <w:rsid w:val="00D859FF"/>
    <w:rsid w:val="00D86939"/>
    <w:rsid w:val="00D87A73"/>
    <w:rsid w:val="00DA3A83"/>
    <w:rsid w:val="00DC1EBE"/>
    <w:rsid w:val="00DC4594"/>
    <w:rsid w:val="00DD72DF"/>
    <w:rsid w:val="00DE1DB3"/>
    <w:rsid w:val="00DE4EE4"/>
    <w:rsid w:val="00DF13B8"/>
    <w:rsid w:val="00DF43A4"/>
    <w:rsid w:val="00DF5E49"/>
    <w:rsid w:val="00E05566"/>
    <w:rsid w:val="00E222F3"/>
    <w:rsid w:val="00E22B1F"/>
    <w:rsid w:val="00E22F57"/>
    <w:rsid w:val="00E23908"/>
    <w:rsid w:val="00E326F8"/>
    <w:rsid w:val="00E442D8"/>
    <w:rsid w:val="00E447C9"/>
    <w:rsid w:val="00E67FF0"/>
    <w:rsid w:val="00E857F9"/>
    <w:rsid w:val="00E979F3"/>
    <w:rsid w:val="00E97C72"/>
    <w:rsid w:val="00EB12BC"/>
    <w:rsid w:val="00EE3A9A"/>
    <w:rsid w:val="00EF6FEB"/>
    <w:rsid w:val="00EF7E0E"/>
    <w:rsid w:val="00F054B3"/>
    <w:rsid w:val="00F06950"/>
    <w:rsid w:val="00F26471"/>
    <w:rsid w:val="00F3366B"/>
    <w:rsid w:val="00F51387"/>
    <w:rsid w:val="00F66D56"/>
    <w:rsid w:val="00F71443"/>
    <w:rsid w:val="00F83067"/>
    <w:rsid w:val="00F8648B"/>
    <w:rsid w:val="00F8759D"/>
    <w:rsid w:val="00F94024"/>
    <w:rsid w:val="00FB0D5D"/>
    <w:rsid w:val="00FB5A51"/>
    <w:rsid w:val="00FD735D"/>
    <w:rsid w:val="00FE5DF8"/>
    <w:rsid w:val="00FF2EB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A1860"/>
  <w15:chartTrackingRefBased/>
  <w15:docId w15:val="{DDFC0724-3057-4763-9DE9-79D88D110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594"/>
    <w:rPr>
      <w:rFonts w:ascii="Calibri" w:eastAsia="Calibri" w:hAnsi="Calibri" w:cs="SimSun"/>
      <w:kern w:val="0"/>
      <w:lang w:val="id-ID"/>
      <w14:ligatures w14:val="none"/>
    </w:rPr>
  </w:style>
  <w:style w:type="paragraph" w:styleId="Heading1">
    <w:name w:val="heading 1"/>
    <w:basedOn w:val="Normal"/>
    <w:next w:val="Normal"/>
    <w:link w:val="Heading1Char"/>
    <w:uiPriority w:val="9"/>
    <w:qFormat/>
    <w:rsid w:val="00DC4594"/>
    <w:pPr>
      <w:keepNext/>
      <w:keepLines/>
      <w:numPr>
        <w:numId w:val="1"/>
      </w:numPr>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rsid w:val="00DC4594"/>
    <w:pPr>
      <w:keepNext/>
      <w:keepLines/>
      <w:numPr>
        <w:ilvl w:val="1"/>
        <w:numId w:val="1"/>
      </w:numPr>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DC4594"/>
    <w:pPr>
      <w:keepNext/>
      <w:keepLines/>
      <w:numPr>
        <w:ilvl w:val="2"/>
        <w:numId w:val="1"/>
      </w:numPr>
      <w:spacing w:before="40" w:after="0"/>
      <w:outlineLvl w:val="2"/>
    </w:pPr>
    <w:rPr>
      <w:rFonts w:ascii="Calibri Light" w:eastAsia="SimSun" w:hAnsi="Calibri Light"/>
      <w:color w:val="1F3763"/>
      <w:sz w:val="24"/>
      <w:szCs w:val="24"/>
    </w:rPr>
  </w:style>
  <w:style w:type="paragraph" w:styleId="Heading4">
    <w:name w:val="heading 4"/>
    <w:basedOn w:val="Normal"/>
    <w:next w:val="Normal"/>
    <w:link w:val="Heading4Char"/>
    <w:uiPriority w:val="9"/>
    <w:unhideWhenUsed/>
    <w:qFormat/>
    <w:rsid w:val="00DC4594"/>
    <w:pPr>
      <w:keepNext/>
      <w:keepLines/>
      <w:numPr>
        <w:ilvl w:val="3"/>
        <w:numId w:val="1"/>
      </w:numPr>
      <w:spacing w:before="40" w:after="0"/>
      <w:outlineLvl w:val="3"/>
    </w:pPr>
    <w:rPr>
      <w:rFonts w:ascii="Calibri Light" w:eastAsia="SimSun" w:hAnsi="Calibri Light"/>
      <w:i/>
      <w:iCs/>
      <w:color w:val="2F5496"/>
    </w:rPr>
  </w:style>
  <w:style w:type="paragraph" w:styleId="Heading5">
    <w:name w:val="heading 5"/>
    <w:basedOn w:val="Normal"/>
    <w:next w:val="Normal"/>
    <w:link w:val="Heading5Char"/>
    <w:uiPriority w:val="9"/>
    <w:semiHidden/>
    <w:unhideWhenUsed/>
    <w:qFormat/>
    <w:rsid w:val="00DC4594"/>
    <w:pPr>
      <w:keepNext/>
      <w:keepLines/>
      <w:numPr>
        <w:ilvl w:val="4"/>
        <w:numId w:val="1"/>
      </w:numPr>
      <w:spacing w:before="40" w:after="0"/>
      <w:outlineLvl w:val="4"/>
    </w:pPr>
    <w:rPr>
      <w:rFonts w:ascii="Calibri Light" w:eastAsia="SimSun" w:hAnsi="Calibri Light"/>
      <w:color w:val="2F5496"/>
    </w:rPr>
  </w:style>
  <w:style w:type="paragraph" w:styleId="Heading6">
    <w:name w:val="heading 6"/>
    <w:basedOn w:val="Normal"/>
    <w:next w:val="Normal"/>
    <w:link w:val="Heading6Char"/>
    <w:uiPriority w:val="9"/>
    <w:semiHidden/>
    <w:unhideWhenUsed/>
    <w:qFormat/>
    <w:rsid w:val="00DC4594"/>
    <w:pPr>
      <w:keepNext/>
      <w:keepLines/>
      <w:numPr>
        <w:ilvl w:val="5"/>
        <w:numId w:val="1"/>
      </w:numPr>
      <w:spacing w:before="40" w:after="0"/>
      <w:outlineLvl w:val="5"/>
    </w:pPr>
    <w:rPr>
      <w:rFonts w:ascii="Calibri Light" w:eastAsia="SimSun" w:hAnsi="Calibri Light"/>
      <w:color w:val="1F3763"/>
    </w:rPr>
  </w:style>
  <w:style w:type="paragraph" w:styleId="Heading7">
    <w:name w:val="heading 7"/>
    <w:basedOn w:val="Normal"/>
    <w:next w:val="Normal"/>
    <w:link w:val="Heading7Char"/>
    <w:uiPriority w:val="9"/>
    <w:qFormat/>
    <w:rsid w:val="00DC4594"/>
    <w:pPr>
      <w:keepNext/>
      <w:keepLines/>
      <w:numPr>
        <w:ilvl w:val="6"/>
        <w:numId w:val="1"/>
      </w:numPr>
      <w:spacing w:before="40" w:after="0"/>
      <w:outlineLvl w:val="6"/>
    </w:pPr>
    <w:rPr>
      <w:rFonts w:ascii="Calibri Light" w:eastAsia="SimSun" w:hAnsi="Calibri Light"/>
      <w:i/>
      <w:iCs/>
      <w:color w:val="1F3763"/>
    </w:rPr>
  </w:style>
  <w:style w:type="paragraph" w:styleId="Heading8">
    <w:name w:val="heading 8"/>
    <w:basedOn w:val="Normal"/>
    <w:next w:val="Normal"/>
    <w:link w:val="Heading8Char"/>
    <w:uiPriority w:val="9"/>
    <w:qFormat/>
    <w:rsid w:val="00DC4594"/>
    <w:pPr>
      <w:keepNext/>
      <w:keepLines/>
      <w:numPr>
        <w:ilvl w:val="7"/>
        <w:numId w:val="1"/>
      </w:numPr>
      <w:spacing w:before="40" w:after="0"/>
      <w:outlineLvl w:val="7"/>
    </w:pPr>
    <w:rPr>
      <w:rFonts w:ascii="Calibri Light" w:eastAsia="SimSun" w:hAnsi="Calibri Light"/>
      <w:color w:val="272727"/>
      <w:sz w:val="21"/>
      <w:szCs w:val="21"/>
    </w:rPr>
  </w:style>
  <w:style w:type="paragraph" w:styleId="Heading9">
    <w:name w:val="heading 9"/>
    <w:basedOn w:val="Normal"/>
    <w:next w:val="Normal"/>
    <w:link w:val="Heading9Char"/>
    <w:uiPriority w:val="9"/>
    <w:qFormat/>
    <w:rsid w:val="00DC4594"/>
    <w:pPr>
      <w:keepNext/>
      <w:keepLines/>
      <w:numPr>
        <w:ilvl w:val="8"/>
        <w:numId w:val="1"/>
      </w:numPr>
      <w:spacing w:before="40" w:after="0"/>
      <w:outlineLvl w:val="8"/>
    </w:pPr>
    <w:rPr>
      <w:rFonts w:ascii="Calibri Light" w:eastAsia="SimSu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4594"/>
    <w:rPr>
      <w:rFonts w:ascii="Calibri Light" w:eastAsia="SimSun" w:hAnsi="Calibri Light" w:cs="SimSun"/>
      <w:color w:val="2F5496"/>
      <w:kern w:val="0"/>
      <w:sz w:val="32"/>
      <w:szCs w:val="32"/>
      <w:lang w:val="id-ID"/>
      <w14:ligatures w14:val="none"/>
    </w:rPr>
  </w:style>
  <w:style w:type="character" w:customStyle="1" w:styleId="Heading2Char">
    <w:name w:val="Heading 2 Char"/>
    <w:basedOn w:val="DefaultParagraphFont"/>
    <w:link w:val="Heading2"/>
    <w:uiPriority w:val="9"/>
    <w:rsid w:val="00DC4594"/>
    <w:rPr>
      <w:rFonts w:ascii="Calibri Light" w:eastAsia="SimSun" w:hAnsi="Calibri Light" w:cs="SimSun"/>
      <w:color w:val="2F5496"/>
      <w:kern w:val="0"/>
      <w:sz w:val="26"/>
      <w:szCs w:val="26"/>
      <w:lang w:val="id-ID"/>
      <w14:ligatures w14:val="none"/>
    </w:rPr>
  </w:style>
  <w:style w:type="character" w:customStyle="1" w:styleId="Heading3Char">
    <w:name w:val="Heading 3 Char"/>
    <w:basedOn w:val="DefaultParagraphFont"/>
    <w:link w:val="Heading3"/>
    <w:uiPriority w:val="9"/>
    <w:rsid w:val="00DC4594"/>
    <w:rPr>
      <w:rFonts w:ascii="Calibri Light" w:eastAsia="SimSun" w:hAnsi="Calibri Light" w:cs="SimSun"/>
      <w:color w:val="1F3763"/>
      <w:kern w:val="0"/>
      <w:sz w:val="24"/>
      <w:szCs w:val="24"/>
      <w:lang w:val="id-ID"/>
      <w14:ligatures w14:val="none"/>
    </w:rPr>
  </w:style>
  <w:style w:type="character" w:customStyle="1" w:styleId="Heading4Char">
    <w:name w:val="Heading 4 Char"/>
    <w:basedOn w:val="DefaultParagraphFont"/>
    <w:link w:val="Heading4"/>
    <w:uiPriority w:val="9"/>
    <w:rsid w:val="00DC4594"/>
    <w:rPr>
      <w:rFonts w:ascii="Calibri Light" w:eastAsia="SimSun" w:hAnsi="Calibri Light" w:cs="SimSun"/>
      <w:i/>
      <w:iCs/>
      <w:color w:val="2F5496"/>
      <w:kern w:val="0"/>
      <w:lang w:val="id-ID"/>
      <w14:ligatures w14:val="none"/>
    </w:rPr>
  </w:style>
  <w:style w:type="character" w:customStyle="1" w:styleId="Heading5Char">
    <w:name w:val="Heading 5 Char"/>
    <w:basedOn w:val="DefaultParagraphFont"/>
    <w:link w:val="Heading5"/>
    <w:uiPriority w:val="9"/>
    <w:semiHidden/>
    <w:rsid w:val="00DC4594"/>
    <w:rPr>
      <w:rFonts w:ascii="Calibri Light" w:eastAsia="SimSun" w:hAnsi="Calibri Light" w:cs="SimSun"/>
      <w:color w:val="2F5496"/>
      <w:kern w:val="0"/>
      <w:lang w:val="id-ID"/>
      <w14:ligatures w14:val="none"/>
    </w:rPr>
  </w:style>
  <w:style w:type="character" w:customStyle="1" w:styleId="Heading6Char">
    <w:name w:val="Heading 6 Char"/>
    <w:basedOn w:val="DefaultParagraphFont"/>
    <w:link w:val="Heading6"/>
    <w:uiPriority w:val="9"/>
    <w:semiHidden/>
    <w:rsid w:val="00DC4594"/>
    <w:rPr>
      <w:rFonts w:ascii="Calibri Light" w:eastAsia="SimSun" w:hAnsi="Calibri Light" w:cs="SimSun"/>
      <w:color w:val="1F3763"/>
      <w:kern w:val="0"/>
      <w:lang w:val="id-ID"/>
      <w14:ligatures w14:val="none"/>
    </w:rPr>
  </w:style>
  <w:style w:type="character" w:customStyle="1" w:styleId="Heading7Char">
    <w:name w:val="Heading 7 Char"/>
    <w:basedOn w:val="DefaultParagraphFont"/>
    <w:link w:val="Heading7"/>
    <w:uiPriority w:val="9"/>
    <w:rsid w:val="00DC4594"/>
    <w:rPr>
      <w:rFonts w:ascii="Calibri Light" w:eastAsia="SimSun" w:hAnsi="Calibri Light" w:cs="SimSun"/>
      <w:i/>
      <w:iCs/>
      <w:color w:val="1F3763"/>
      <w:kern w:val="0"/>
      <w:lang w:val="id-ID"/>
      <w14:ligatures w14:val="none"/>
    </w:rPr>
  </w:style>
  <w:style w:type="character" w:customStyle="1" w:styleId="Heading8Char">
    <w:name w:val="Heading 8 Char"/>
    <w:basedOn w:val="DefaultParagraphFont"/>
    <w:link w:val="Heading8"/>
    <w:uiPriority w:val="9"/>
    <w:rsid w:val="00DC4594"/>
    <w:rPr>
      <w:rFonts w:ascii="Calibri Light" w:eastAsia="SimSun" w:hAnsi="Calibri Light" w:cs="SimSun"/>
      <w:color w:val="272727"/>
      <w:kern w:val="0"/>
      <w:sz w:val="21"/>
      <w:szCs w:val="21"/>
      <w:lang w:val="id-ID"/>
      <w14:ligatures w14:val="none"/>
    </w:rPr>
  </w:style>
  <w:style w:type="character" w:customStyle="1" w:styleId="Heading9Char">
    <w:name w:val="Heading 9 Char"/>
    <w:basedOn w:val="DefaultParagraphFont"/>
    <w:link w:val="Heading9"/>
    <w:uiPriority w:val="9"/>
    <w:rsid w:val="00DC4594"/>
    <w:rPr>
      <w:rFonts w:ascii="Calibri Light" w:eastAsia="SimSun" w:hAnsi="Calibri Light" w:cs="SimSun"/>
      <w:i/>
      <w:iCs/>
      <w:color w:val="272727"/>
      <w:kern w:val="0"/>
      <w:sz w:val="21"/>
      <w:szCs w:val="21"/>
      <w:lang w:val="id-ID"/>
      <w14:ligatures w14:val="none"/>
    </w:rPr>
  </w:style>
  <w:style w:type="paragraph" w:styleId="Footer">
    <w:name w:val="footer"/>
    <w:basedOn w:val="Normal"/>
    <w:link w:val="FooterChar"/>
    <w:uiPriority w:val="99"/>
    <w:rsid w:val="00DC45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4594"/>
    <w:rPr>
      <w:rFonts w:ascii="Calibri" w:eastAsia="Calibri" w:hAnsi="Calibri" w:cs="SimSun"/>
      <w:kern w:val="0"/>
      <w:lang w:val="id-ID"/>
      <w14:ligatures w14:val="none"/>
    </w:rPr>
  </w:style>
  <w:style w:type="character" w:styleId="Hyperlink">
    <w:name w:val="Hyperlink"/>
    <w:basedOn w:val="DefaultParagraphFont"/>
    <w:uiPriority w:val="99"/>
    <w:rsid w:val="00DC4594"/>
    <w:rPr>
      <w:color w:val="0000FF"/>
      <w:u w:val="single"/>
    </w:rPr>
  </w:style>
  <w:style w:type="paragraph" w:styleId="TOCHeading">
    <w:name w:val="TOC Heading"/>
    <w:basedOn w:val="Heading1"/>
    <w:next w:val="Normal"/>
    <w:uiPriority w:val="39"/>
    <w:qFormat/>
    <w:rsid w:val="00DC4594"/>
    <w:pPr>
      <w:numPr>
        <w:numId w:val="0"/>
      </w:numPr>
      <w:outlineLvl w:val="9"/>
    </w:pPr>
    <w:rPr>
      <w:lang w:val="en-US"/>
    </w:rPr>
  </w:style>
  <w:style w:type="paragraph" w:styleId="TOC1">
    <w:name w:val="toc 1"/>
    <w:basedOn w:val="Normal"/>
    <w:next w:val="Normal"/>
    <w:uiPriority w:val="39"/>
    <w:rsid w:val="00DC4594"/>
    <w:pPr>
      <w:spacing w:after="100"/>
    </w:pPr>
  </w:style>
  <w:style w:type="paragraph" w:styleId="TOC2">
    <w:name w:val="toc 2"/>
    <w:basedOn w:val="Normal"/>
    <w:next w:val="Normal"/>
    <w:uiPriority w:val="39"/>
    <w:rsid w:val="00DC4594"/>
    <w:pPr>
      <w:spacing w:after="100"/>
      <w:ind w:left="220"/>
    </w:pPr>
  </w:style>
  <w:style w:type="paragraph" w:styleId="TOC3">
    <w:name w:val="toc 3"/>
    <w:basedOn w:val="Normal"/>
    <w:next w:val="Normal"/>
    <w:uiPriority w:val="39"/>
    <w:rsid w:val="00DC4594"/>
    <w:pPr>
      <w:spacing w:after="100"/>
      <w:ind w:left="440"/>
    </w:pPr>
  </w:style>
  <w:style w:type="paragraph" w:styleId="ListParagraph">
    <w:name w:val="List Paragraph"/>
    <w:basedOn w:val="Normal"/>
    <w:link w:val="ListParagraphChar"/>
    <w:uiPriority w:val="34"/>
    <w:qFormat/>
    <w:rsid w:val="009D4DD7"/>
    <w:pPr>
      <w:ind w:left="720"/>
      <w:contextualSpacing/>
    </w:pPr>
  </w:style>
  <w:style w:type="paragraph" w:styleId="NoSpacing">
    <w:name w:val="No Spacing"/>
    <w:uiPriority w:val="1"/>
    <w:qFormat/>
    <w:rsid w:val="00016808"/>
    <w:pPr>
      <w:spacing w:after="0" w:line="240" w:lineRule="auto"/>
    </w:pPr>
    <w:rPr>
      <w:rFonts w:ascii="Calibri" w:eastAsia="Calibri" w:hAnsi="Calibri" w:cs="SimSun"/>
      <w:kern w:val="0"/>
      <w:lang w:val="id-ID"/>
      <w14:ligatures w14:val="none"/>
    </w:rPr>
  </w:style>
  <w:style w:type="table" w:styleId="TableGrid">
    <w:name w:val="Table Grid"/>
    <w:basedOn w:val="TableNormal"/>
    <w:uiPriority w:val="39"/>
    <w:rsid w:val="00141B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JUDUL">
    <w:name w:val="SUB JUDUL"/>
    <w:basedOn w:val="ListParagraph"/>
    <w:link w:val="SUBJUDULChar"/>
    <w:qFormat/>
    <w:rsid w:val="000378D6"/>
    <w:pPr>
      <w:numPr>
        <w:ilvl w:val="1"/>
        <w:numId w:val="3"/>
      </w:numPr>
      <w:spacing w:after="0" w:line="360" w:lineRule="auto"/>
    </w:pPr>
    <w:rPr>
      <w:rFonts w:ascii="Times New Roman" w:eastAsiaTheme="minorHAnsi" w:hAnsi="Times New Roman" w:cs="Times New Roman"/>
      <w:b/>
      <w:bCs/>
      <w:sz w:val="24"/>
      <w:szCs w:val="24"/>
      <w:lang w:val="en-US"/>
    </w:rPr>
  </w:style>
  <w:style w:type="character" w:customStyle="1" w:styleId="SUBJUDULChar">
    <w:name w:val="SUB JUDUL Char"/>
    <w:basedOn w:val="DefaultParagraphFont"/>
    <w:link w:val="SUBJUDUL"/>
    <w:rsid w:val="000378D6"/>
    <w:rPr>
      <w:rFonts w:ascii="Times New Roman" w:hAnsi="Times New Roman" w:cs="Times New Roman"/>
      <w:b/>
      <w:bCs/>
      <w:kern w:val="0"/>
      <w:sz w:val="24"/>
      <w:szCs w:val="24"/>
      <w:lang w:val="en-US"/>
      <w14:ligatures w14:val="none"/>
    </w:rPr>
  </w:style>
  <w:style w:type="paragraph" w:styleId="Header">
    <w:name w:val="header"/>
    <w:basedOn w:val="Normal"/>
    <w:link w:val="HeaderChar"/>
    <w:uiPriority w:val="99"/>
    <w:unhideWhenUsed/>
    <w:rsid w:val="001933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334F"/>
    <w:rPr>
      <w:rFonts w:ascii="Calibri" w:eastAsia="Calibri" w:hAnsi="Calibri" w:cs="SimSun"/>
      <w:kern w:val="0"/>
      <w:lang w:val="id-ID"/>
      <w14:ligatures w14:val="none"/>
    </w:rPr>
  </w:style>
  <w:style w:type="paragraph" w:customStyle="1" w:styleId="TableParagraph">
    <w:name w:val="Table Paragraph"/>
    <w:basedOn w:val="Normal"/>
    <w:uiPriority w:val="1"/>
    <w:qFormat/>
    <w:rsid w:val="004E0139"/>
    <w:pPr>
      <w:widowControl w:val="0"/>
      <w:autoSpaceDE w:val="0"/>
      <w:autoSpaceDN w:val="0"/>
      <w:spacing w:after="0" w:line="240" w:lineRule="auto"/>
    </w:pPr>
    <w:rPr>
      <w:rFonts w:cs="Calibri"/>
      <w:lang w:val="en-US"/>
    </w:rPr>
  </w:style>
  <w:style w:type="paragraph" w:customStyle="1" w:styleId="SUBJUDUL2">
    <w:name w:val="SUB JUDUL2"/>
    <w:basedOn w:val="Normal"/>
    <w:link w:val="SUBJUDUL2Char"/>
    <w:qFormat/>
    <w:rsid w:val="009F2455"/>
    <w:pPr>
      <w:spacing w:after="0" w:line="360" w:lineRule="auto"/>
    </w:pPr>
    <w:rPr>
      <w:rFonts w:ascii="Times New Roman" w:eastAsiaTheme="minorHAnsi" w:hAnsi="Times New Roman" w:cs="Times New Roman"/>
      <w:b/>
      <w:bCs/>
      <w:sz w:val="24"/>
      <w:szCs w:val="24"/>
      <w:lang w:val="en-US"/>
    </w:rPr>
  </w:style>
  <w:style w:type="character" w:customStyle="1" w:styleId="SUBJUDUL2Char">
    <w:name w:val="SUB JUDUL2 Char"/>
    <w:basedOn w:val="DefaultParagraphFont"/>
    <w:link w:val="SUBJUDUL2"/>
    <w:rsid w:val="009F2455"/>
    <w:rPr>
      <w:rFonts w:ascii="Times New Roman" w:hAnsi="Times New Roman" w:cs="Times New Roman"/>
      <w:b/>
      <w:bCs/>
      <w:kern w:val="0"/>
      <w:sz w:val="24"/>
      <w:szCs w:val="24"/>
      <w:lang w:val="en-US"/>
      <w14:ligatures w14:val="none"/>
    </w:rPr>
  </w:style>
  <w:style w:type="paragraph" w:customStyle="1" w:styleId="JUDUL">
    <w:name w:val="JUDUL"/>
    <w:basedOn w:val="Normal"/>
    <w:link w:val="JUDULChar"/>
    <w:qFormat/>
    <w:rsid w:val="00712D58"/>
    <w:pPr>
      <w:jc w:val="center"/>
    </w:pPr>
    <w:rPr>
      <w:rFonts w:ascii="Times New Roman" w:eastAsiaTheme="minorHAnsi" w:hAnsi="Times New Roman" w:cs="Times New Roman"/>
      <w:b/>
      <w:bCs/>
      <w:sz w:val="32"/>
      <w:szCs w:val="32"/>
      <w:lang w:val="en-ID"/>
    </w:rPr>
  </w:style>
  <w:style w:type="character" w:customStyle="1" w:styleId="JUDULChar">
    <w:name w:val="JUDUL Char"/>
    <w:basedOn w:val="DefaultParagraphFont"/>
    <w:link w:val="JUDUL"/>
    <w:rsid w:val="00712D58"/>
    <w:rPr>
      <w:rFonts w:ascii="Times New Roman" w:hAnsi="Times New Roman" w:cs="Times New Roman"/>
      <w:b/>
      <w:bCs/>
      <w:kern w:val="0"/>
      <w:sz w:val="32"/>
      <w:szCs w:val="32"/>
      <w14:ligatures w14:val="none"/>
    </w:rPr>
  </w:style>
  <w:style w:type="character" w:customStyle="1" w:styleId="ListParagraphChar">
    <w:name w:val="List Paragraph Char"/>
    <w:basedOn w:val="DefaultParagraphFont"/>
    <w:link w:val="ListParagraph"/>
    <w:uiPriority w:val="34"/>
    <w:rsid w:val="00D800C2"/>
    <w:rPr>
      <w:rFonts w:ascii="Calibri" w:eastAsia="Calibri" w:hAnsi="Calibri" w:cs="SimSun"/>
      <w:kern w:val="0"/>
      <w:lang w:val="id-ID"/>
      <w14:ligatures w14:val="none"/>
    </w:rPr>
  </w:style>
  <w:style w:type="character" w:styleId="FollowedHyperlink">
    <w:name w:val="FollowedHyperlink"/>
    <w:basedOn w:val="DefaultParagraphFont"/>
    <w:uiPriority w:val="99"/>
    <w:semiHidden/>
    <w:unhideWhenUsed/>
    <w:rsid w:val="00E447C9"/>
    <w:rPr>
      <w:color w:val="954F72" w:themeColor="followedHyperlink"/>
      <w:u w:val="single"/>
    </w:rPr>
  </w:style>
  <w:style w:type="character" w:styleId="UnresolvedMention">
    <w:name w:val="Unresolved Mention"/>
    <w:basedOn w:val="DefaultParagraphFont"/>
    <w:uiPriority w:val="99"/>
    <w:semiHidden/>
    <w:unhideWhenUsed/>
    <w:rsid w:val="0012605E"/>
    <w:rPr>
      <w:color w:val="605E5C"/>
      <w:shd w:val="clear" w:color="auto" w:fill="E1DFDD"/>
    </w:rPr>
  </w:style>
  <w:style w:type="paragraph" w:styleId="Caption">
    <w:name w:val="caption"/>
    <w:basedOn w:val="Normal"/>
    <w:next w:val="Normal"/>
    <w:uiPriority w:val="35"/>
    <w:unhideWhenUsed/>
    <w:qFormat/>
    <w:rsid w:val="006B21E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A3F86"/>
    <w:pPr>
      <w:spacing w:after="0"/>
    </w:pPr>
  </w:style>
  <w:style w:type="paragraph" w:styleId="Revision">
    <w:name w:val="Revision"/>
    <w:hidden/>
    <w:uiPriority w:val="99"/>
    <w:semiHidden/>
    <w:rsid w:val="00325B90"/>
    <w:pPr>
      <w:spacing w:after="0" w:line="240" w:lineRule="auto"/>
    </w:pPr>
    <w:rPr>
      <w:rFonts w:ascii="Calibri" w:eastAsia="Calibri" w:hAnsi="Calibri" w:cs="SimSun"/>
      <w:kern w:val="0"/>
      <w:lang w:val="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237509">
      <w:bodyDiv w:val="1"/>
      <w:marLeft w:val="0"/>
      <w:marRight w:val="0"/>
      <w:marTop w:val="0"/>
      <w:marBottom w:val="0"/>
      <w:divBdr>
        <w:top w:val="none" w:sz="0" w:space="0" w:color="auto"/>
        <w:left w:val="none" w:sz="0" w:space="0" w:color="auto"/>
        <w:bottom w:val="none" w:sz="0" w:space="0" w:color="auto"/>
        <w:right w:val="none" w:sz="0" w:space="0" w:color="auto"/>
      </w:divBdr>
      <w:divsChild>
        <w:div w:id="10297961">
          <w:marLeft w:val="0"/>
          <w:marRight w:val="0"/>
          <w:marTop w:val="0"/>
          <w:marBottom w:val="0"/>
          <w:divBdr>
            <w:top w:val="none" w:sz="0" w:space="0" w:color="auto"/>
            <w:left w:val="none" w:sz="0" w:space="0" w:color="auto"/>
            <w:bottom w:val="none" w:sz="0" w:space="0" w:color="auto"/>
            <w:right w:val="none" w:sz="0" w:space="0" w:color="auto"/>
          </w:divBdr>
        </w:div>
      </w:divsChild>
    </w:div>
    <w:div w:id="908930365">
      <w:bodyDiv w:val="1"/>
      <w:marLeft w:val="0"/>
      <w:marRight w:val="0"/>
      <w:marTop w:val="0"/>
      <w:marBottom w:val="0"/>
      <w:divBdr>
        <w:top w:val="none" w:sz="0" w:space="0" w:color="auto"/>
        <w:left w:val="none" w:sz="0" w:space="0" w:color="auto"/>
        <w:bottom w:val="none" w:sz="0" w:space="0" w:color="auto"/>
        <w:right w:val="none" w:sz="0" w:space="0" w:color="auto"/>
      </w:divBdr>
    </w:div>
    <w:div w:id="1171871977">
      <w:bodyDiv w:val="1"/>
      <w:marLeft w:val="0"/>
      <w:marRight w:val="0"/>
      <w:marTop w:val="0"/>
      <w:marBottom w:val="0"/>
      <w:divBdr>
        <w:top w:val="none" w:sz="0" w:space="0" w:color="auto"/>
        <w:left w:val="none" w:sz="0" w:space="0" w:color="auto"/>
        <w:bottom w:val="none" w:sz="0" w:space="0" w:color="auto"/>
        <w:right w:val="none" w:sz="0" w:space="0" w:color="auto"/>
      </w:divBdr>
    </w:div>
    <w:div w:id="1203514854">
      <w:bodyDiv w:val="1"/>
      <w:marLeft w:val="0"/>
      <w:marRight w:val="0"/>
      <w:marTop w:val="0"/>
      <w:marBottom w:val="0"/>
      <w:divBdr>
        <w:top w:val="none" w:sz="0" w:space="0" w:color="auto"/>
        <w:left w:val="none" w:sz="0" w:space="0" w:color="auto"/>
        <w:bottom w:val="none" w:sz="0" w:space="0" w:color="auto"/>
        <w:right w:val="none" w:sz="0" w:space="0" w:color="auto"/>
      </w:divBdr>
    </w:div>
    <w:div w:id="1229999913">
      <w:bodyDiv w:val="1"/>
      <w:marLeft w:val="0"/>
      <w:marRight w:val="0"/>
      <w:marTop w:val="0"/>
      <w:marBottom w:val="0"/>
      <w:divBdr>
        <w:top w:val="none" w:sz="0" w:space="0" w:color="auto"/>
        <w:left w:val="none" w:sz="0" w:space="0" w:color="auto"/>
        <w:bottom w:val="none" w:sz="0" w:space="0" w:color="auto"/>
        <w:right w:val="none" w:sz="0" w:space="0" w:color="auto"/>
      </w:divBdr>
    </w:div>
    <w:div w:id="1444180725">
      <w:bodyDiv w:val="1"/>
      <w:marLeft w:val="0"/>
      <w:marRight w:val="0"/>
      <w:marTop w:val="0"/>
      <w:marBottom w:val="0"/>
      <w:divBdr>
        <w:top w:val="none" w:sz="0" w:space="0" w:color="auto"/>
        <w:left w:val="none" w:sz="0" w:space="0" w:color="auto"/>
        <w:bottom w:val="none" w:sz="0" w:space="0" w:color="auto"/>
        <w:right w:val="none" w:sz="0" w:space="0" w:color="auto"/>
      </w:divBdr>
    </w:div>
    <w:div w:id="1888642192">
      <w:bodyDiv w:val="1"/>
      <w:marLeft w:val="0"/>
      <w:marRight w:val="0"/>
      <w:marTop w:val="0"/>
      <w:marBottom w:val="0"/>
      <w:divBdr>
        <w:top w:val="none" w:sz="0" w:space="0" w:color="auto"/>
        <w:left w:val="none" w:sz="0" w:space="0" w:color="auto"/>
        <w:bottom w:val="none" w:sz="0" w:space="0" w:color="auto"/>
        <w:right w:val="none" w:sz="0" w:space="0" w:color="auto"/>
      </w:divBdr>
    </w:div>
    <w:div w:id="2133211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5.jpeg"/><Relationship Id="rId50" Type="http://schemas.openxmlformats.org/officeDocument/2006/relationships/footer" Target="footer1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hostinger.co.id/tutorial/apa-itu-php/"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image" Target="media/image11.png"/><Relationship Id="rId44" Type="http://schemas.openxmlformats.org/officeDocument/2006/relationships/header" Target="header5.xml"/><Relationship Id="rId52"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eader" Target="header4.xm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oter" Target="footer10.xml"/><Relationship Id="rId8" Type="http://schemas.openxmlformats.org/officeDocument/2006/relationships/image" Target="media/image1.png"/><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4.jpeg"/><Relationship Id="rId20" Type="http://schemas.openxmlformats.org/officeDocument/2006/relationships/footer" Target="footer9.xml"/><Relationship Id="rId41" Type="http://schemas.openxmlformats.org/officeDocument/2006/relationships/image" Target="media/image21.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B301E-ABC3-41E9-90F0-BFDBE7B94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4149</TotalTime>
  <Pages>36</Pages>
  <Words>3648</Words>
  <Characters>20800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Pipit Novita</dc:creator>
  <cp:keywords/>
  <dc:description/>
  <cp:lastModifiedBy>ACER</cp:lastModifiedBy>
  <cp:revision>100</cp:revision>
  <dcterms:created xsi:type="dcterms:W3CDTF">2023-08-30T08:25:00Z</dcterms:created>
  <dcterms:modified xsi:type="dcterms:W3CDTF">2023-11-22T01:37:00Z</dcterms:modified>
</cp:coreProperties>
</file>